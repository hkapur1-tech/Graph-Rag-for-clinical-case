
<file path=[Content_Types].xml><?xml version="1.0" encoding="utf-8"?>
<Types xmlns="http://schemas.openxmlformats.org/package/2006/content-types">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5A6" w:rsidRPr="00F445A6" w:rsidRDefault="00F445A6" w:rsidP="00F445A6">
      <w:pPr>
        <w:spacing w:after="60"/>
        <w:jc w:val="center"/>
        <w:rPr>
          <w:b/>
          <w:bCs/>
          <w:sz w:val="36"/>
          <w:szCs w:val="36"/>
        </w:rPr>
      </w:pPr>
      <w:r w:rsidRPr="00F445A6">
        <w:rPr>
          <w:b/>
          <w:bCs/>
          <w:sz w:val="36"/>
          <w:szCs w:val="36"/>
        </w:rPr>
        <w:t>Hybrid Vector Search and Knowledge Graph Retrieval for</w:t>
      </w:r>
    </w:p>
    <w:p w:rsidR="00E621FE" w:rsidRDefault="00F445A6" w:rsidP="00F445A6">
      <w:pPr>
        <w:spacing w:after="60"/>
        <w:jc w:val="center"/>
      </w:pPr>
      <w:r w:rsidRPr="00F445A6">
        <w:rPr>
          <w:b/>
          <w:bCs/>
          <w:sz w:val="36"/>
          <w:szCs w:val="36"/>
        </w:rPr>
        <w:t>Clinical Question Answering</w:t>
      </w:r>
      <w:r>
        <w:rPr>
          <w:b/>
          <w:bCs/>
          <w:sz w:val="36"/>
          <w:szCs w:val="36"/>
        </w:rPr>
        <w:br/>
      </w:r>
      <w:r>
        <w:rPr>
          <w:b/>
          <w:bCs/>
          <w:sz w:val="36"/>
          <w:szCs w:val="36"/>
        </w:rPr>
        <w:br/>
      </w:r>
      <w:r>
        <w:rPr>
          <w:sz w:val="22"/>
          <w:szCs w:val="22"/>
        </w:rPr>
        <w:t>Harshit Kapur, Sabah Mohammed and Jinan Fiaidhi</w:t>
      </w:r>
    </w:p>
    <w:p w:rsidR="00E621FE" w:rsidRDefault="00ED617F">
      <w:pPr>
        <w:spacing w:after="60"/>
        <w:jc w:val="center"/>
      </w:pPr>
      <w:r>
        <w:rPr>
          <w:i/>
          <w:iCs/>
        </w:rPr>
        <w:t>Department of Computer Science, Lakehead University</w:t>
      </w:r>
    </w:p>
    <w:p w:rsidR="00E621FE" w:rsidRDefault="00ED617F">
      <w:pPr>
        <w:spacing w:after="320"/>
        <w:jc w:val="center"/>
      </w:pPr>
      <w:r>
        <w:rPr>
          <w:i/>
          <w:iCs/>
        </w:rPr>
        <w:t>Thunder Bay, Ontario, Canada</w:t>
      </w:r>
    </w:p>
    <w:p w:rsidR="00E621FE" w:rsidRDefault="00E621FE">
      <w:pPr>
        <w:sectPr w:rsidR="00E621FE">
          <w:type w:val="continuous"/>
          <w:pgSz w:w="12240" w:h="15840"/>
          <w:pgMar w:top="1080" w:right="1080" w:bottom="1080" w:left="1080" w:header="708" w:footer="708" w:gutter="0"/>
          <w:cols w:space="708"/>
          <w:docGrid w:linePitch="360"/>
        </w:sectPr>
      </w:pPr>
    </w:p>
    <w:p w:rsidR="00E621FE" w:rsidRDefault="00ED617F">
      <w:pPr>
        <w:spacing w:after="80"/>
      </w:pPr>
      <w:r>
        <w:rPr>
          <w:b/>
          <w:bCs/>
          <w:i/>
          <w:iCs/>
        </w:rPr>
        <w:lastRenderedPageBreak/>
        <w:t>Abstract</w:t>
      </w:r>
    </w:p>
    <w:p w:rsidR="00E621FE" w:rsidRDefault="00ED617F">
      <w:pPr>
        <w:spacing w:after="160"/>
        <w:jc w:val="both"/>
      </w:pPr>
      <w:r>
        <w:rPr>
          <w:b/>
          <w:bCs/>
          <w:i/>
          <w:iCs/>
        </w:rPr>
        <w:t>Index Terms—</w:t>
      </w:r>
      <w:proofErr w:type="spellStart"/>
      <w:r>
        <w:rPr>
          <w:i/>
          <w:iCs/>
        </w:rPr>
        <w:t>Agentic</w:t>
      </w:r>
      <w:proofErr w:type="spellEnd"/>
      <w:r>
        <w:rPr>
          <w:i/>
          <w:iCs/>
        </w:rPr>
        <w:t xml:space="preserve"> </w:t>
      </w:r>
      <w:proofErr w:type="spellStart"/>
      <w:r>
        <w:rPr>
          <w:i/>
          <w:iCs/>
        </w:rPr>
        <w:t>GraphRAG</w:t>
      </w:r>
      <w:proofErr w:type="spellEnd"/>
      <w:r>
        <w:rPr>
          <w:i/>
          <w:iCs/>
        </w:rPr>
        <w:t xml:space="preserve">, Retrieval-Augmented Generation, Knowledge Graphs, Clinical Question Answering, Large Language Models, </w:t>
      </w:r>
      <w:proofErr w:type="spellStart"/>
      <w:r>
        <w:rPr>
          <w:i/>
          <w:iCs/>
        </w:rPr>
        <w:t>MedQA</w:t>
      </w:r>
      <w:proofErr w:type="spellEnd"/>
      <w:r>
        <w:rPr>
          <w:i/>
          <w:iCs/>
        </w:rPr>
        <w:t xml:space="preserve">, </w:t>
      </w:r>
      <w:proofErr w:type="spellStart"/>
      <w:r>
        <w:rPr>
          <w:i/>
          <w:iCs/>
        </w:rPr>
        <w:t>PubMed</w:t>
      </w:r>
      <w:proofErr w:type="spellEnd"/>
      <w:r>
        <w:rPr>
          <w:i/>
          <w:iCs/>
        </w:rPr>
        <w:t>, Self-Correction</w:t>
      </w:r>
    </w:p>
    <w:p w:rsidR="00E621FE" w:rsidRDefault="00ED617F">
      <w:pPr>
        <w:spacing w:before="160" w:after="80"/>
        <w:jc w:val="center"/>
      </w:pPr>
      <w:r>
        <w:t>I. INTRODUCTION</w:t>
      </w:r>
    </w:p>
    <w:p w:rsidR="00E621FE" w:rsidRDefault="00ED617F" w:rsidP="00590532">
      <w:pPr>
        <w:spacing w:after="100"/>
        <w:ind w:firstLine="720"/>
        <w:jc w:val="both"/>
      </w:pPr>
      <w:r>
        <w:t xml:space="preserve">Large Language Models have demonstrated impressive linguistic and reasoning capabilities </w:t>
      </w:r>
      <w:r>
        <w:t xml:space="preserve">across a wide range of benchmarks, yet they exhibit a fundamental structural limitation in high-stakes clinical domains: their knowledge is encoded implicitly in model weights and frozen at the point of pre-training [1]. This renders LLMs constitutionally </w:t>
      </w:r>
      <w:r>
        <w:t>incapable of reflecting the continuous evolution of medical literature—new drug approvals, revised dosing guidelines, emerging resistance patterns, updated diagnostic criteria—that defines the operational reality of evidence-based medicine [2]. Operating a</w:t>
      </w:r>
      <w:r>
        <w:t>s probabilistic sequence generators, LLMs prioritize linguistic fluency over factual veracity, producing hallucinations that are clinically plausible but factually dangerous when queried at the boundaries of their parametric knowledge. For clinical questio</w:t>
      </w:r>
      <w:r>
        <w:t>n answering, where the difference between the correct drug and a plausible alternative can be a matter of patient safety, this LLM bottleneck is not a technical inconvenience—it is a fundamental barrier to deployment. The central research problem this pape</w:t>
      </w:r>
      <w:r>
        <w:t>r addresses is</w:t>
      </w:r>
      <w:ins w:id="0" w:author="JF" w:date="2026-06-28T11:18:00Z">
        <w:r w:rsidR="000B772F">
          <w:t xml:space="preserve"> to prove the following hypothesis</w:t>
        </w:r>
      </w:ins>
      <w:r>
        <w:t xml:space="preserve">: </w:t>
      </w:r>
      <w:r w:rsidRPr="0021124E">
        <w:rPr>
          <w:highlight w:val="yellow"/>
        </w:rPr>
        <w:t xml:space="preserve">how can LLMs </w:t>
      </w:r>
      <w:proofErr w:type="gramStart"/>
      <w:r w:rsidRPr="0021124E">
        <w:rPr>
          <w:highlight w:val="yellow"/>
        </w:rPr>
        <w:t>be</w:t>
      </w:r>
      <w:proofErr w:type="gramEnd"/>
      <w:r w:rsidRPr="0021124E">
        <w:rPr>
          <w:highlight w:val="yellow"/>
        </w:rPr>
        <w:t xml:space="preserve"> augmented to deliver knowledge that is simultaneously current, structurally precise, and uncertainty-aware for clinical </w:t>
      </w:r>
      <w:commentRangeStart w:id="1"/>
      <w:r w:rsidRPr="0021124E">
        <w:rPr>
          <w:highlight w:val="yellow"/>
        </w:rPr>
        <w:t>reasoning</w:t>
      </w:r>
      <w:commentRangeEnd w:id="1"/>
      <w:r w:rsidR="0021124E">
        <w:rPr>
          <w:rStyle w:val="CommentReference"/>
        </w:rPr>
        <w:commentReference w:id="1"/>
      </w:r>
      <w:r>
        <w:t>?</w:t>
      </w:r>
    </w:p>
    <w:p w:rsidR="00E621FE" w:rsidRPr="000050AC" w:rsidRDefault="00ED617F" w:rsidP="0021124E">
      <w:pPr>
        <w:spacing w:after="100"/>
        <w:ind w:firstLine="720"/>
        <w:jc w:val="both"/>
        <w:rPr>
          <w:highlight w:val="cyan"/>
          <w:rPrChange w:id="2" w:author="JF" w:date="2026-06-28T11:35:00Z">
            <w:rPr/>
          </w:rPrChange>
        </w:rPr>
      </w:pPr>
      <w:commentRangeStart w:id="3"/>
      <w:r w:rsidRPr="000050AC">
        <w:rPr>
          <w:highlight w:val="cyan"/>
          <w:rPrChange w:id="4" w:author="JF" w:date="2026-06-28T11:35:00Z">
            <w:rPr/>
          </w:rPrChange>
        </w:rPr>
        <w:t>The</w:t>
      </w:r>
      <w:commentRangeEnd w:id="3"/>
      <w:r w:rsidR="000B772F" w:rsidRPr="000050AC">
        <w:rPr>
          <w:rStyle w:val="CommentReference"/>
          <w:highlight w:val="cyan"/>
          <w:rPrChange w:id="5" w:author="JF" w:date="2026-06-28T11:35:00Z">
            <w:rPr>
              <w:rStyle w:val="CommentReference"/>
            </w:rPr>
          </w:rPrChange>
        </w:rPr>
        <w:commentReference w:id="3"/>
      </w:r>
      <w:r w:rsidRPr="000050AC">
        <w:rPr>
          <w:highlight w:val="cyan"/>
          <w:rPrChange w:id="6" w:author="JF" w:date="2026-06-28T11:35:00Z">
            <w:rPr/>
          </w:rPrChange>
        </w:rPr>
        <w:t xml:space="preserve"> most widely adopted approach to </w:t>
      </w:r>
      <w:ins w:id="7" w:author="JF" w:date="2026-06-28T11:29:00Z">
        <w:r w:rsidR="000050AC" w:rsidRPr="000050AC">
          <w:rPr>
            <w:highlight w:val="cyan"/>
            <w:rPrChange w:id="8" w:author="JF" w:date="2026-06-28T11:35:00Z">
              <w:rPr/>
            </w:rPrChange>
          </w:rPr>
          <w:t xml:space="preserve">solving </w:t>
        </w:r>
      </w:ins>
      <w:r w:rsidRPr="000050AC">
        <w:rPr>
          <w:highlight w:val="cyan"/>
          <w:rPrChange w:id="9" w:author="JF" w:date="2026-06-28T11:35:00Z">
            <w:rPr/>
          </w:rPrChange>
        </w:rPr>
        <w:t>the LLM bottleneck is Retrieval-Augmented Generation (RAG</w:t>
      </w:r>
      <w:r w:rsidRPr="000050AC">
        <w:rPr>
          <w:highlight w:val="cyan"/>
          <w:rPrChange w:id="10" w:author="JF" w:date="2026-06-28T11:35:00Z">
            <w:rPr/>
          </w:rPrChange>
        </w:rPr>
        <w:t>)</w:t>
      </w:r>
      <w:ins w:id="11" w:author="JF" w:date="2026-06-28T11:30:00Z">
        <w:r w:rsidR="000050AC" w:rsidRPr="000050AC">
          <w:rPr>
            <w:highlight w:val="cyan"/>
            <w:rPrChange w:id="12" w:author="JF" w:date="2026-06-28T11:35:00Z">
              <w:rPr/>
            </w:rPrChange>
          </w:rPr>
          <w:t xml:space="preserve"> besides fine-tuning and prompt engineering</w:t>
        </w:r>
      </w:ins>
      <w:r w:rsidRPr="000050AC">
        <w:rPr>
          <w:highlight w:val="cyan"/>
          <w:rPrChange w:id="13" w:author="JF" w:date="2026-06-28T11:35:00Z">
            <w:rPr/>
          </w:rPrChange>
        </w:rPr>
        <w:t>, in which semantically similar passages from an external, updatable corpus are retrieved at inference time and prepended to the LLM prompt [3]. RAG decouples knowledge currency from model weights, reducing hallucination in knowledge-intensive tasks and e</w:t>
      </w:r>
      <w:r w:rsidRPr="000050AC">
        <w:rPr>
          <w:highlight w:val="cyan"/>
          <w:rPrChange w:id="14" w:author="JF" w:date="2026-06-28T11:35:00Z">
            <w:rPr/>
          </w:rPrChange>
        </w:rPr>
        <w:t>nabling the LLM to reason over evidence outside its training distribution—without retraining. However, retrieval precision remains a persistent and systematic weakness of flat-vector RAG: a passage that scores highly on embedding similarity may be topicall</w:t>
      </w:r>
      <w:r w:rsidRPr="000050AC">
        <w:rPr>
          <w:highlight w:val="cyan"/>
          <w:rPrChange w:id="15" w:author="JF" w:date="2026-06-28T11:35:00Z">
            <w:rPr/>
          </w:rPrChange>
        </w:rPr>
        <w:t xml:space="preserve">y related to a clinical query while containing none of the specific causal reasoning required </w:t>
      </w:r>
      <w:proofErr w:type="gramStart"/>
      <w:r w:rsidRPr="000050AC">
        <w:rPr>
          <w:highlight w:val="cyan"/>
          <w:rPrChange w:id="16" w:author="JF" w:date="2026-06-28T11:35:00Z">
            <w:rPr/>
          </w:rPrChange>
        </w:rPr>
        <w:t>to answer</w:t>
      </w:r>
      <w:proofErr w:type="gramEnd"/>
      <w:r w:rsidRPr="000050AC">
        <w:rPr>
          <w:highlight w:val="cyan"/>
          <w:rPrChange w:id="17" w:author="JF" w:date="2026-06-28T11:35:00Z">
            <w:rPr/>
          </w:rPrChange>
        </w:rPr>
        <w:t xml:space="preserve"> it. In expert domains such as medicine, this retrieval noise is not a minor </w:t>
      </w:r>
      <w:r w:rsidRPr="000050AC">
        <w:rPr>
          <w:highlight w:val="cyan"/>
          <w:rPrChange w:id="18" w:author="JF" w:date="2026-06-28T11:35:00Z">
            <w:rPr/>
          </w:rPrChange>
        </w:rPr>
        <w:lastRenderedPageBreak/>
        <w:t>inconvenience—standard RAG can perform worse than no retrieval at all when t</w:t>
      </w:r>
      <w:r w:rsidRPr="000050AC">
        <w:rPr>
          <w:highlight w:val="cyan"/>
          <w:rPrChange w:id="19" w:author="JF" w:date="2026-06-28T11:35:00Z">
            <w:rPr/>
          </w:rPrChange>
        </w:rPr>
        <w:t>he retrieved context is misleading rather than informative. Flat-vector RAG thus solves the currency problem but introduces a new one: it cannot guarantee that what it retrieves is clinically relevant, only that it is semantically proximate</w:t>
      </w:r>
      <w:commentRangeStart w:id="20"/>
      <w:r w:rsidRPr="000050AC">
        <w:rPr>
          <w:highlight w:val="cyan"/>
          <w:rPrChange w:id="21" w:author="JF" w:date="2026-06-28T11:35:00Z">
            <w:rPr/>
          </w:rPrChange>
        </w:rPr>
        <w:t>.</w:t>
      </w:r>
      <w:commentRangeEnd w:id="20"/>
      <w:r w:rsidR="000050AC" w:rsidRPr="000050AC">
        <w:rPr>
          <w:rStyle w:val="CommentReference"/>
          <w:highlight w:val="cyan"/>
          <w:rPrChange w:id="22" w:author="JF" w:date="2026-06-28T11:35:00Z">
            <w:rPr>
              <w:rStyle w:val="CommentReference"/>
            </w:rPr>
          </w:rPrChange>
        </w:rPr>
        <w:commentReference w:id="20"/>
      </w:r>
    </w:p>
    <w:p w:rsidR="00E621FE" w:rsidRPr="000050AC" w:rsidRDefault="00ED617F" w:rsidP="00FC73DF">
      <w:pPr>
        <w:spacing w:after="100"/>
        <w:ind w:firstLine="720"/>
        <w:jc w:val="both"/>
        <w:rPr>
          <w:highlight w:val="cyan"/>
          <w:rPrChange w:id="23" w:author="JF" w:date="2026-06-28T11:35:00Z">
            <w:rPr/>
          </w:rPrChange>
        </w:rPr>
        <w:pPrChange w:id="24" w:author="JF" w:date="2026-06-28T11:37:00Z">
          <w:pPr>
            <w:spacing w:after="100"/>
            <w:jc w:val="both"/>
          </w:pPr>
        </w:pPrChange>
      </w:pPr>
      <w:r w:rsidRPr="000050AC">
        <w:rPr>
          <w:highlight w:val="cyan"/>
          <w:rPrChange w:id="25" w:author="JF" w:date="2026-06-28T11:35:00Z">
            <w:rPr/>
          </w:rPrChange>
        </w:rPr>
        <w:t>A second resea</w:t>
      </w:r>
      <w:r w:rsidRPr="000050AC">
        <w:rPr>
          <w:highlight w:val="cyan"/>
          <w:rPrChange w:id="26" w:author="JF" w:date="2026-06-28T11:35:00Z">
            <w:rPr/>
          </w:rPrChange>
        </w:rPr>
        <w:t>rch direction addresses retrieval noise by replacing unstructured passage retrieval with structured graph traversal. Knowledge Graph-augmented RAG (</w:t>
      </w:r>
      <w:proofErr w:type="spellStart"/>
      <w:r w:rsidRPr="000050AC">
        <w:rPr>
          <w:highlight w:val="cyan"/>
          <w:rPrChange w:id="27" w:author="JF" w:date="2026-06-28T11:35:00Z">
            <w:rPr/>
          </w:rPrChange>
        </w:rPr>
        <w:t>GraphRAG</w:t>
      </w:r>
      <w:proofErr w:type="spellEnd"/>
      <w:r w:rsidRPr="000050AC">
        <w:rPr>
          <w:highlight w:val="cyan"/>
          <w:rPrChange w:id="28" w:author="JF" w:date="2026-06-28T11:35:00Z">
            <w:rPr/>
          </w:rPrChange>
        </w:rPr>
        <w:t>) represents clinical entities—diseases, symptoms, medications, procedures, mechanisms—and their typ</w:t>
      </w:r>
      <w:r w:rsidRPr="000050AC">
        <w:rPr>
          <w:highlight w:val="cyan"/>
          <w:rPrChange w:id="29" w:author="JF" w:date="2026-06-28T11:35:00Z">
            <w:rPr/>
          </w:rPrChange>
        </w:rPr>
        <w:t>ed relationships explicitly as graph nodes and edges, enabling retrieval that is structurally relevant rather than merely semantically similar [4]. Each retrieved subgraph carries relational specificity that a raw text chunk cannot match: not just that met</w:t>
      </w:r>
      <w:r w:rsidRPr="000050AC">
        <w:rPr>
          <w:highlight w:val="cyan"/>
          <w:rPrChange w:id="30" w:author="JF" w:date="2026-06-28T11:35:00Z">
            <w:rPr/>
          </w:rPrChange>
        </w:rPr>
        <w:t>formin is mentioned near diabetes, but that metformin treats type 2 diabetes mellitus, is contraindicated in renal impairment, and is indicated as first-line under specific conditions. This structured precision makes graph-augmented retrieval substantially</w:t>
      </w:r>
      <w:r w:rsidRPr="000050AC">
        <w:rPr>
          <w:highlight w:val="cyan"/>
          <w:rPrChange w:id="31" w:author="JF" w:date="2026-06-28T11:35:00Z">
            <w:rPr/>
          </w:rPrChange>
        </w:rPr>
        <w:t xml:space="preserve"> more robust to the noise that degrades flat-vector RAG in clinical settings. However, static knowledge graphs introduce a different and equally serious limitation: obsolescence. A graph constructed once from a fixed corpus becomes unreliable as the eviden</w:t>
      </w:r>
      <w:r w:rsidRPr="000050AC">
        <w:rPr>
          <w:highlight w:val="cyan"/>
          <w:rPrChange w:id="32" w:author="JF" w:date="2026-06-28T11:35:00Z">
            <w:rPr/>
          </w:rPrChange>
        </w:rPr>
        <w:t xml:space="preserve">ce base shifts, returning confident but outdated facts that current literature would contradict. Temporal currency is not a desirable property of clinical KGs—it is a prerequisite for their safe deployment. </w:t>
      </w:r>
      <w:proofErr w:type="spellStart"/>
      <w:r w:rsidRPr="000050AC">
        <w:rPr>
          <w:highlight w:val="cyan"/>
          <w:rPrChange w:id="33" w:author="JF" w:date="2026-06-28T11:35:00Z">
            <w:rPr/>
          </w:rPrChange>
        </w:rPr>
        <w:t>GraphRAG</w:t>
      </w:r>
      <w:proofErr w:type="spellEnd"/>
      <w:r w:rsidRPr="000050AC">
        <w:rPr>
          <w:highlight w:val="cyan"/>
          <w:rPrChange w:id="34" w:author="JF" w:date="2026-06-28T11:35:00Z">
            <w:rPr/>
          </w:rPrChange>
        </w:rPr>
        <w:t xml:space="preserve"> solves retrieval noise but cannot solve </w:t>
      </w:r>
      <w:r w:rsidRPr="000050AC">
        <w:rPr>
          <w:highlight w:val="cyan"/>
          <w:rPrChange w:id="35" w:author="JF" w:date="2026-06-28T11:35:00Z">
            <w:rPr/>
          </w:rPrChange>
        </w:rPr>
        <w:t>staleness; a static graph is a frozen index by another name.</w:t>
      </w:r>
    </w:p>
    <w:p w:rsidR="00E621FE" w:rsidRPr="000050AC" w:rsidRDefault="00ED617F" w:rsidP="00FC73DF">
      <w:pPr>
        <w:spacing w:after="100"/>
        <w:ind w:firstLine="720"/>
        <w:jc w:val="both"/>
        <w:rPr>
          <w:highlight w:val="cyan"/>
          <w:rPrChange w:id="36" w:author="JF" w:date="2026-06-28T11:35:00Z">
            <w:rPr/>
          </w:rPrChange>
        </w:rPr>
        <w:pPrChange w:id="37" w:author="JF" w:date="2026-06-28T11:37:00Z">
          <w:pPr>
            <w:spacing w:after="100"/>
            <w:jc w:val="both"/>
          </w:pPr>
        </w:pPrChange>
      </w:pPr>
      <w:r w:rsidRPr="000050AC">
        <w:rPr>
          <w:highlight w:val="cyan"/>
          <w:rPrChange w:id="38" w:author="JF" w:date="2026-06-28T11:35:00Z">
            <w:rPr/>
          </w:rPrChange>
        </w:rPr>
        <w:t>A third and more powerful research direction reconceptualizes the LLM not as a passive consumer of retrieved context but as an active reasoning agent that dynamically constructs, updates, and tra</w:t>
      </w:r>
      <w:r w:rsidRPr="000050AC">
        <w:rPr>
          <w:highlight w:val="cyan"/>
          <w:rPrChange w:id="39" w:author="JF" w:date="2026-06-28T11:35:00Z">
            <w:rPr/>
          </w:rPrChange>
        </w:rPr>
        <w:t xml:space="preserve">verses knowledge graphs. In </w:t>
      </w:r>
      <w:proofErr w:type="spellStart"/>
      <w:r w:rsidRPr="000050AC">
        <w:rPr>
          <w:highlight w:val="cyan"/>
          <w:rPrChange w:id="40" w:author="JF" w:date="2026-06-28T11:35:00Z">
            <w:rPr/>
          </w:rPrChange>
        </w:rPr>
        <w:t>Agentic</w:t>
      </w:r>
      <w:proofErr w:type="spellEnd"/>
      <w:r w:rsidRPr="000050AC">
        <w:rPr>
          <w:highlight w:val="cyan"/>
          <w:rPrChange w:id="41" w:author="JF" w:date="2026-06-28T11:35:00Z">
            <w:rPr/>
          </w:rPrChange>
        </w:rPr>
        <w:t xml:space="preserve"> </w:t>
      </w:r>
      <w:proofErr w:type="spellStart"/>
      <w:r w:rsidRPr="000050AC">
        <w:rPr>
          <w:highlight w:val="cyan"/>
          <w:rPrChange w:id="42" w:author="JF" w:date="2026-06-28T11:35:00Z">
            <w:rPr/>
          </w:rPrChange>
        </w:rPr>
        <w:t>GraphRAG</w:t>
      </w:r>
      <w:proofErr w:type="spellEnd"/>
      <w:r w:rsidRPr="000050AC">
        <w:rPr>
          <w:highlight w:val="cyan"/>
          <w:rPrChange w:id="43" w:author="JF" w:date="2026-06-28T11:35:00Z">
            <w:rPr/>
          </w:rPrChange>
        </w:rPr>
        <w:t>, LLM agents act as dynamic reasoning engines that interact iteratively with graph structures, rather than performing one-shot retrieval over a static index. This paradigm directly addresses both failure modes id</w:t>
      </w:r>
      <w:r w:rsidRPr="000050AC">
        <w:rPr>
          <w:highlight w:val="cyan"/>
          <w:rPrChange w:id="44" w:author="JF" w:date="2026-06-28T11:35:00Z">
            <w:rPr/>
          </w:rPrChange>
        </w:rPr>
        <w:t>entified above: it replaces static graph construction with continuous, literature-driven updates, and it replaces single-pass retrieval with deliberative, self-correcting reasoning loops. The result is a retrieval architecture that is simultaneously curren</w:t>
      </w:r>
      <w:r w:rsidRPr="000050AC">
        <w:rPr>
          <w:highlight w:val="cyan"/>
          <w:rPrChange w:id="45" w:author="JF" w:date="2026-06-28T11:35:00Z">
            <w:rPr/>
          </w:rPrChange>
        </w:rPr>
        <w:t xml:space="preserve">t, structurally precise, and capable of revising its own conclusions under uncertainty—the three properties that clinical question </w:t>
      </w:r>
      <w:r w:rsidRPr="000050AC">
        <w:rPr>
          <w:highlight w:val="cyan"/>
          <w:rPrChange w:id="46" w:author="JF" w:date="2026-06-28T11:35:00Z">
            <w:rPr/>
          </w:rPrChange>
        </w:rPr>
        <w:lastRenderedPageBreak/>
        <w:t xml:space="preserve">answering demands and that neither flat-vector RAG nor static </w:t>
      </w:r>
      <w:proofErr w:type="spellStart"/>
      <w:r w:rsidRPr="000050AC">
        <w:rPr>
          <w:highlight w:val="cyan"/>
          <w:rPrChange w:id="47" w:author="JF" w:date="2026-06-28T11:35:00Z">
            <w:rPr/>
          </w:rPrChange>
        </w:rPr>
        <w:t>GraphRAG</w:t>
      </w:r>
      <w:proofErr w:type="spellEnd"/>
      <w:r w:rsidRPr="000050AC">
        <w:rPr>
          <w:highlight w:val="cyan"/>
          <w:rPrChange w:id="48" w:author="JF" w:date="2026-06-28T11:35:00Z">
            <w:rPr/>
          </w:rPrChange>
        </w:rPr>
        <w:t xml:space="preserve"> can jointly provide.</w:t>
      </w:r>
    </w:p>
    <w:p w:rsidR="00E621FE" w:rsidRDefault="00ED617F" w:rsidP="00FC73DF">
      <w:pPr>
        <w:spacing w:after="100"/>
        <w:ind w:firstLine="720"/>
        <w:jc w:val="both"/>
        <w:pPrChange w:id="49" w:author="JF" w:date="2026-06-28T11:37:00Z">
          <w:pPr>
            <w:spacing w:after="100"/>
            <w:jc w:val="both"/>
          </w:pPr>
        </w:pPrChange>
      </w:pPr>
      <w:commentRangeStart w:id="50"/>
      <w:r w:rsidRPr="000050AC">
        <w:rPr>
          <w:highlight w:val="cyan"/>
          <w:rPrChange w:id="51" w:author="JF" w:date="2026-06-28T11:35:00Z">
            <w:rPr/>
          </w:rPrChange>
        </w:rPr>
        <w:t>Two</w:t>
      </w:r>
      <w:commentRangeEnd w:id="50"/>
      <w:r w:rsidR="000050AC">
        <w:rPr>
          <w:rStyle w:val="CommentReference"/>
        </w:rPr>
        <w:commentReference w:id="50"/>
      </w:r>
      <w:r w:rsidRPr="000050AC">
        <w:rPr>
          <w:highlight w:val="cyan"/>
          <w:rPrChange w:id="52" w:author="JF" w:date="2026-06-28T11:35:00Z">
            <w:rPr/>
          </w:rPrChange>
        </w:rPr>
        <w:t xml:space="preserve"> capabilities define the </w:t>
      </w:r>
      <w:proofErr w:type="spellStart"/>
      <w:r w:rsidRPr="000050AC">
        <w:rPr>
          <w:highlight w:val="cyan"/>
          <w:rPrChange w:id="53" w:author="JF" w:date="2026-06-28T11:35:00Z">
            <w:rPr/>
          </w:rPrChange>
        </w:rPr>
        <w:t>Agent</w:t>
      </w:r>
      <w:r w:rsidRPr="000050AC">
        <w:rPr>
          <w:highlight w:val="cyan"/>
          <w:rPrChange w:id="54" w:author="JF" w:date="2026-06-28T11:35:00Z">
            <w:rPr/>
          </w:rPrChange>
        </w:rPr>
        <w:t>ic</w:t>
      </w:r>
      <w:proofErr w:type="spellEnd"/>
      <w:r w:rsidRPr="000050AC">
        <w:rPr>
          <w:highlight w:val="cyan"/>
          <w:rPrChange w:id="55" w:author="JF" w:date="2026-06-28T11:35:00Z">
            <w:rPr/>
          </w:rPrChange>
        </w:rPr>
        <w:t xml:space="preserve"> </w:t>
      </w:r>
      <w:proofErr w:type="spellStart"/>
      <w:r w:rsidRPr="000050AC">
        <w:rPr>
          <w:highlight w:val="cyan"/>
          <w:rPrChange w:id="56" w:author="JF" w:date="2026-06-28T11:35:00Z">
            <w:rPr/>
          </w:rPrChange>
        </w:rPr>
        <w:t>GraphRAG</w:t>
      </w:r>
      <w:proofErr w:type="spellEnd"/>
      <w:r w:rsidRPr="000050AC">
        <w:rPr>
          <w:highlight w:val="cyan"/>
          <w:rPrChange w:id="57" w:author="JF" w:date="2026-06-28T11:35:00Z">
            <w:rPr/>
          </w:rPrChange>
        </w:rPr>
        <w:t xml:space="preserve"> paradigm and motivate its empirical investigation. First, automated and continuous graph updates: frameworks such as Agentic Medical Graph-RAG (AMG-RAG) deploy LLM agents that continuously extract biomedical entities and relations from newly pu</w:t>
      </w:r>
      <w:r w:rsidRPr="000050AC">
        <w:rPr>
          <w:highlight w:val="cyan"/>
          <w:rPrChange w:id="58" w:author="JF" w:date="2026-06-28T11:35:00Z">
            <w:rPr/>
          </w:rPrChange>
        </w:rPr>
        <w:t>blished literature—including PubMed abstracts and medical textbooks—annotating each edge with confidence scores and provenance metadata [5]. This autonomous extraction eliminates the manual curation bottleneck and ensures the underlying graph remains align</w:t>
      </w:r>
      <w:r w:rsidRPr="000050AC">
        <w:rPr>
          <w:highlight w:val="cyan"/>
          <w:rPrChange w:id="59" w:author="JF" w:date="2026-06-28T11:35:00Z">
            <w:rPr/>
          </w:rPrChange>
        </w:rPr>
        <w:t>ed with the current state of medical knowledge rather than a historical snapshot of it. Second, self-correction and reflection: agentic systems simulate the deliberative reasoning of medical experts by employing self-correcting loops tied to confidence est</w:t>
      </w:r>
      <w:r w:rsidRPr="000050AC">
        <w:rPr>
          <w:highlight w:val="cyan"/>
          <w:rPrChange w:id="60" w:author="JF" w:date="2026-06-28T11:35:00Z">
            <w:rPr/>
          </w:rPrChange>
        </w:rPr>
        <w:t xml:space="preserve">imation. If a reasoning path on the knowledge graph yields low confidence, the agent adapts its graph traversal strategy or triggers external search queries to cross-verify facts before committing to an answer [6]. Together, these two capabilities address </w:t>
      </w:r>
      <w:r w:rsidRPr="000050AC">
        <w:rPr>
          <w:highlight w:val="cyan"/>
          <w:rPrChange w:id="61" w:author="JF" w:date="2026-06-28T11:35:00Z">
            <w:rPr/>
          </w:rPrChange>
        </w:rPr>
        <w:t xml:space="preserve">the staleness and uncertainty limitations that prior paradigms leave unresolved—and AMG-RAG has demonstrated that this combination, even with a relatively lightweight model, can surpass systems orders of magnitude larger in parameter count on the </w:t>
      </w:r>
      <w:proofErr w:type="spellStart"/>
      <w:r w:rsidRPr="000050AC">
        <w:rPr>
          <w:highlight w:val="cyan"/>
          <w:rPrChange w:id="62" w:author="JF" w:date="2026-06-28T11:35:00Z">
            <w:rPr/>
          </w:rPrChange>
        </w:rPr>
        <w:t>MedQA</w:t>
      </w:r>
      <w:proofErr w:type="spellEnd"/>
      <w:r w:rsidRPr="000050AC">
        <w:rPr>
          <w:highlight w:val="cyan"/>
          <w:rPrChange w:id="63" w:author="JF" w:date="2026-06-28T11:35:00Z">
            <w:rPr/>
          </w:rPrChange>
        </w:rPr>
        <w:t xml:space="preserve"> ben</w:t>
      </w:r>
      <w:r w:rsidRPr="000050AC">
        <w:rPr>
          <w:highlight w:val="cyan"/>
          <w:rPrChange w:id="64" w:author="JF" w:date="2026-06-28T11:35:00Z">
            <w:rPr/>
          </w:rPrChange>
        </w:rPr>
        <w:t>chmark.</w:t>
      </w:r>
    </w:p>
    <w:p w:rsidR="00E621FE" w:rsidRDefault="00ED617F" w:rsidP="00FC73DF">
      <w:pPr>
        <w:spacing w:after="100"/>
        <w:ind w:firstLine="720"/>
        <w:jc w:val="both"/>
        <w:pPrChange w:id="65" w:author="JF" w:date="2026-06-28T11:37:00Z">
          <w:pPr>
            <w:spacing w:after="100"/>
            <w:jc w:val="both"/>
          </w:pPr>
        </w:pPrChange>
      </w:pPr>
      <w:commentRangeStart w:id="66"/>
      <w:r w:rsidRPr="00FC73DF">
        <w:rPr>
          <w:highlight w:val="green"/>
          <w:rPrChange w:id="67" w:author="JF" w:date="2026-06-28T11:38:00Z">
            <w:rPr/>
          </w:rPrChange>
        </w:rPr>
        <w:t>This</w:t>
      </w:r>
      <w:commentRangeEnd w:id="66"/>
      <w:r w:rsidR="00FC73DF">
        <w:rPr>
          <w:rStyle w:val="CommentReference"/>
        </w:rPr>
        <w:commentReference w:id="66"/>
      </w:r>
      <w:r w:rsidRPr="00FC73DF">
        <w:rPr>
          <w:highlight w:val="green"/>
          <w:rPrChange w:id="68" w:author="JF" w:date="2026-06-28T11:38:00Z">
            <w:rPr/>
          </w:rPrChange>
        </w:rPr>
        <w:t xml:space="preserve"> paper investigates the </w:t>
      </w:r>
      <w:proofErr w:type="spellStart"/>
      <w:r w:rsidRPr="00FC73DF">
        <w:rPr>
          <w:highlight w:val="green"/>
          <w:rPrChange w:id="69" w:author="JF" w:date="2026-06-28T11:38:00Z">
            <w:rPr/>
          </w:rPrChange>
        </w:rPr>
        <w:t>Agentic</w:t>
      </w:r>
      <w:proofErr w:type="spellEnd"/>
      <w:r w:rsidRPr="00FC73DF">
        <w:rPr>
          <w:highlight w:val="green"/>
          <w:rPrChange w:id="70" w:author="JF" w:date="2026-06-28T11:38:00Z">
            <w:rPr/>
          </w:rPrChange>
        </w:rPr>
        <w:t xml:space="preserve"> </w:t>
      </w:r>
      <w:proofErr w:type="spellStart"/>
      <w:r w:rsidRPr="00FC73DF">
        <w:rPr>
          <w:highlight w:val="green"/>
          <w:rPrChange w:id="71" w:author="JF" w:date="2026-06-28T11:38:00Z">
            <w:rPr/>
          </w:rPrChange>
        </w:rPr>
        <w:t>GraphRAG</w:t>
      </w:r>
      <w:proofErr w:type="spellEnd"/>
      <w:r w:rsidRPr="00FC73DF">
        <w:rPr>
          <w:highlight w:val="green"/>
          <w:rPrChange w:id="72" w:author="JF" w:date="2026-06-28T11:38:00Z">
            <w:rPr/>
          </w:rPrChange>
        </w:rPr>
        <w:t xml:space="preserve"> paradigm empirically on the </w:t>
      </w:r>
      <w:proofErr w:type="spellStart"/>
      <w:r w:rsidRPr="00FC73DF">
        <w:rPr>
          <w:highlight w:val="green"/>
          <w:rPrChange w:id="73" w:author="JF" w:date="2026-06-28T11:38:00Z">
            <w:rPr/>
          </w:rPrChange>
        </w:rPr>
        <w:t>MedQA</w:t>
      </w:r>
      <w:proofErr w:type="spellEnd"/>
      <w:r w:rsidRPr="00FC73DF">
        <w:rPr>
          <w:highlight w:val="green"/>
          <w:rPrChange w:id="74" w:author="JF" w:date="2026-06-28T11:38:00Z">
            <w:rPr/>
          </w:rPrChange>
        </w:rPr>
        <w:t xml:space="preserve">-USMLE benchmark, treating the progression from parametric LLM inference through flat-vector RAG, static </w:t>
      </w:r>
      <w:proofErr w:type="spellStart"/>
      <w:r w:rsidRPr="00FC73DF">
        <w:rPr>
          <w:highlight w:val="green"/>
          <w:rPrChange w:id="75" w:author="JF" w:date="2026-06-28T11:38:00Z">
            <w:rPr/>
          </w:rPrChange>
        </w:rPr>
        <w:t>GraphRAG</w:t>
      </w:r>
      <w:proofErr w:type="spellEnd"/>
      <w:r w:rsidRPr="00FC73DF">
        <w:rPr>
          <w:highlight w:val="green"/>
          <w:rPrChange w:id="76" w:author="JF" w:date="2026-06-28T11:38:00Z">
            <w:rPr/>
          </w:rPrChange>
        </w:rPr>
        <w:t>, and progressively more agentic architectures as a contr</w:t>
      </w:r>
      <w:r w:rsidRPr="00FC73DF">
        <w:rPr>
          <w:highlight w:val="green"/>
          <w:rPrChange w:id="77" w:author="JF" w:date="2026-06-28T11:38:00Z">
            <w:rPr/>
          </w:rPrChange>
        </w:rPr>
        <w:t xml:space="preserve">olled experimental trajectory. Three research questions guide the investigation. RQ1: Does graph-structured retrieval reduce the clinical reasoning degradation introduced by flat-vector RAG on </w:t>
      </w:r>
      <w:proofErr w:type="spellStart"/>
      <w:r w:rsidRPr="00FC73DF">
        <w:rPr>
          <w:highlight w:val="green"/>
          <w:rPrChange w:id="78" w:author="JF" w:date="2026-06-28T11:38:00Z">
            <w:rPr/>
          </w:rPrChange>
        </w:rPr>
        <w:t>MedQA</w:t>
      </w:r>
      <w:proofErr w:type="spellEnd"/>
      <w:r w:rsidRPr="00FC73DF">
        <w:rPr>
          <w:highlight w:val="green"/>
          <w:rPrChange w:id="79" w:author="JF" w:date="2026-06-28T11:38:00Z">
            <w:rPr/>
          </w:rPrChange>
        </w:rPr>
        <w:t>-USMLE? RQ2: Does agentic self-correction under confidence</w:t>
      </w:r>
      <w:r w:rsidRPr="00FC73DF">
        <w:rPr>
          <w:highlight w:val="green"/>
          <w:rPrChange w:id="80" w:author="JF" w:date="2026-06-28T11:38:00Z">
            <w:rPr/>
          </w:rPrChange>
        </w:rPr>
        <w:t xml:space="preserve"> uncertainty produce measurable accuracy gains over static </w:t>
      </w:r>
      <w:proofErr w:type="spellStart"/>
      <w:r w:rsidRPr="00FC73DF">
        <w:rPr>
          <w:highlight w:val="green"/>
          <w:rPrChange w:id="81" w:author="JF" w:date="2026-06-28T11:38:00Z">
            <w:rPr/>
          </w:rPrChange>
        </w:rPr>
        <w:t>GraphRAG</w:t>
      </w:r>
      <w:proofErr w:type="spellEnd"/>
      <w:r w:rsidRPr="00FC73DF">
        <w:rPr>
          <w:highlight w:val="green"/>
          <w:rPrChange w:id="82" w:author="JF" w:date="2026-06-28T11:38:00Z">
            <w:rPr/>
          </w:rPrChange>
        </w:rPr>
        <w:t>? RQ3: Does dynamic PubMed integration—continuous graph updates from live biomedical literature—further improve performance over a self-correcting but static graph? Our results show that th</w:t>
      </w:r>
      <w:r w:rsidRPr="00FC73DF">
        <w:rPr>
          <w:highlight w:val="green"/>
          <w:rPrChange w:id="83" w:author="JF" w:date="2026-06-28T11:38:00Z">
            <w:rPr/>
          </w:rPrChange>
        </w:rPr>
        <w:t xml:space="preserve">e answer to all three questions is affirmative, and that the full </w:t>
      </w:r>
      <w:proofErr w:type="spellStart"/>
      <w:r w:rsidRPr="00FC73DF">
        <w:rPr>
          <w:highlight w:val="green"/>
          <w:rPrChange w:id="84" w:author="JF" w:date="2026-06-28T11:38:00Z">
            <w:rPr/>
          </w:rPrChange>
        </w:rPr>
        <w:t>Agentic</w:t>
      </w:r>
      <w:proofErr w:type="spellEnd"/>
      <w:r w:rsidRPr="00FC73DF">
        <w:rPr>
          <w:highlight w:val="green"/>
          <w:rPrChange w:id="85" w:author="JF" w:date="2026-06-28T11:38:00Z">
            <w:rPr/>
          </w:rPrChange>
        </w:rPr>
        <w:t xml:space="preserve"> </w:t>
      </w:r>
      <w:proofErr w:type="spellStart"/>
      <w:r w:rsidRPr="00FC73DF">
        <w:rPr>
          <w:highlight w:val="green"/>
          <w:rPrChange w:id="86" w:author="JF" w:date="2026-06-28T11:38:00Z">
            <w:rPr/>
          </w:rPrChange>
        </w:rPr>
        <w:t>GraphRAG</w:t>
      </w:r>
      <w:proofErr w:type="spellEnd"/>
      <w:r w:rsidRPr="00FC73DF">
        <w:rPr>
          <w:highlight w:val="green"/>
          <w:rPrChange w:id="87" w:author="JF" w:date="2026-06-28T11:38:00Z">
            <w:rPr/>
          </w:rPrChange>
        </w:rPr>
        <w:t xml:space="preserve"> pipeline with dynamic graph updates achieves the highest accuracy among all evaluated systems, establishing a measurable empirical basis for the adoption of agentic, continu</w:t>
      </w:r>
      <w:r w:rsidRPr="00FC73DF">
        <w:rPr>
          <w:highlight w:val="green"/>
          <w:rPrChange w:id="88" w:author="JF" w:date="2026-06-28T11:38:00Z">
            <w:rPr/>
          </w:rPrChange>
        </w:rPr>
        <w:t>ously updated knowledge graph architectures in clinical AI.</w:t>
      </w:r>
    </w:p>
    <w:p w:rsidR="00E621FE" w:rsidRDefault="00ED617F">
      <w:pPr>
        <w:spacing w:before="160" w:after="80"/>
        <w:jc w:val="center"/>
      </w:pPr>
      <w:r>
        <w:t xml:space="preserve">II. RELATED </w:t>
      </w:r>
      <w:ins w:id="89" w:author="JF" w:date="2026-06-28T11:44:00Z">
        <w:r w:rsidR="00FC73DF">
          <w:t xml:space="preserve">RESEARCH </w:t>
        </w:r>
      </w:ins>
      <w:r>
        <w:t>WORK</w:t>
      </w:r>
    </w:p>
    <w:p w:rsidR="00E621FE" w:rsidRDefault="00ED617F" w:rsidP="00E3462D">
      <w:pPr>
        <w:spacing w:after="100"/>
        <w:ind w:firstLine="720"/>
        <w:jc w:val="both"/>
        <w:pPrChange w:id="90" w:author="JF" w:date="2026-06-28T11:47:00Z">
          <w:pPr>
            <w:spacing w:after="100"/>
            <w:jc w:val="both"/>
          </w:pPr>
        </w:pPrChange>
      </w:pPr>
      <w:r>
        <w:t>The challenge of equipping LLMs with precise, current, and verifiable clinical knowledge has generated a rich landscape of retrieval and reasoning strategies</w:t>
      </w:r>
      <w:ins w:id="91" w:author="JF" w:date="2026-06-28T11:45:00Z">
        <w:r w:rsidR="00FC73DF">
          <w:t xml:space="preserve"> by various scholars</w:t>
        </w:r>
      </w:ins>
      <w:r>
        <w:t>.</w:t>
      </w:r>
      <w:del w:id="92" w:author="JF" w:date="2026-06-28T11:47:00Z">
        <w:r w:rsidDel="00E3462D">
          <w:delText xml:space="preserve"> This section surveys</w:delText>
        </w:r>
        <w:r w:rsidDel="00E3462D">
          <w:delText xml:space="preserve"> the principal research directions that motivate and contextualize the Agentic GraphRAG paradigm</w:delText>
        </w:r>
      </w:del>
      <w:r>
        <w:t>.</w:t>
      </w:r>
      <w:ins w:id="93" w:author="JF" w:date="2026-06-28T11:47:00Z">
        <w:r w:rsidR="00E3462D">
          <w:t xml:space="preserve">Figure 1 illustrates a </w:t>
        </w:r>
        <w:proofErr w:type="spellStart"/>
        <w:r w:rsidR="00E3462D">
          <w:t>mindmap</w:t>
        </w:r>
        <w:proofErr w:type="spellEnd"/>
        <w:r w:rsidR="00E3462D">
          <w:t xml:space="preserve"> of our </w:t>
        </w:r>
        <w:proofErr w:type="spellStart"/>
        <w:r w:rsidR="00E3462D">
          <w:t>scopping</w:t>
        </w:r>
        <w:proofErr w:type="spellEnd"/>
        <w:r w:rsidR="00E3462D">
          <w:t xml:space="preserve"> review through the current literature </w:t>
        </w:r>
        <w:proofErr w:type="spellStart"/>
        <w:r w:rsidR="00E3462D">
          <w:t>releant</w:t>
        </w:r>
        <w:proofErr w:type="spellEnd"/>
        <w:r w:rsidR="00E3462D">
          <w:t xml:space="preserve"> to the hypotheses that we envisioned in the previous </w:t>
        </w:r>
        <w:commentRangeStart w:id="94"/>
        <w:r w:rsidR="00E3462D">
          <w:t>section</w:t>
        </w:r>
      </w:ins>
      <w:commentRangeEnd w:id="94"/>
      <w:ins w:id="95" w:author="JF" w:date="2026-06-28T11:51:00Z">
        <w:r w:rsidR="00E3462D">
          <w:rPr>
            <w:rStyle w:val="CommentReference"/>
          </w:rPr>
          <w:commentReference w:id="94"/>
        </w:r>
      </w:ins>
      <w:ins w:id="96" w:author="JF" w:date="2026-06-28T11:47:00Z">
        <w:r w:rsidR="00E3462D">
          <w:t>.</w:t>
        </w:r>
      </w:ins>
    </w:p>
    <w:p w:rsidR="00E621FE" w:rsidRDefault="00ED617F">
      <w:pPr>
        <w:spacing w:before="80" w:after="60"/>
        <w:jc w:val="both"/>
      </w:pPr>
      <w:r>
        <w:rPr>
          <w:b/>
          <w:bCs/>
        </w:rPr>
        <w:t>A. Flat-Vector Retrieval-Augmented Generation</w:t>
      </w:r>
    </w:p>
    <w:p w:rsidR="00E621FE" w:rsidRDefault="00ED617F">
      <w:pPr>
        <w:spacing w:after="100"/>
        <w:jc w:val="both"/>
      </w:pPr>
      <w:r>
        <w:t>The foundational RAG paradigm couples an LLM with a dense vector retriever that encodes external documents as em</w:t>
      </w:r>
      <w:r>
        <w:t xml:space="preserve">beddings and retrieves the top-k most similar passages at query time [3]. Lewis et al. established this as a general framework for knowledge-intensive NLP tasks, and </w:t>
      </w:r>
      <w:proofErr w:type="spellStart"/>
      <w:r>
        <w:t>IRCoT</w:t>
      </w:r>
      <w:proofErr w:type="spellEnd"/>
      <w:r>
        <w:t xml:space="preserve"> [7] extended it by interleaving iterative retrieval with chain-of-thought reasoning.</w:t>
      </w:r>
      <w:r>
        <w:t xml:space="preserve"> In the biomedical domain, Vendi-RAG and MMED-RAG adapted retrieval pipelines to handle biomedical and multimodal sources. However, the fundamental limitation of flat-vector retrieval is precision: semantic similarity does not guarantee clinical relevance,</w:t>
      </w:r>
      <w:r>
        <w:t xml:space="preserve"> and retrieved passages frequently contain extraneous context that degrades LLM reasoning performance.</w:t>
      </w:r>
    </w:p>
    <w:p w:rsidR="00E621FE" w:rsidRDefault="00ED617F">
      <w:pPr>
        <w:spacing w:before="80" w:after="60"/>
        <w:jc w:val="both"/>
      </w:pPr>
      <w:r>
        <w:rPr>
          <w:b/>
          <w:bCs/>
        </w:rPr>
        <w:t xml:space="preserve">B. Static </w:t>
      </w:r>
      <w:proofErr w:type="spellStart"/>
      <w:r>
        <w:rPr>
          <w:b/>
          <w:bCs/>
        </w:rPr>
        <w:t>GraphRAG</w:t>
      </w:r>
      <w:proofErr w:type="spellEnd"/>
      <w:r>
        <w:rPr>
          <w:b/>
          <w:bCs/>
        </w:rPr>
        <w:t xml:space="preserve"> and Knowledge Graph Reasoning</w:t>
      </w:r>
    </w:p>
    <w:p w:rsidR="00E621FE" w:rsidRDefault="00ED617F">
      <w:pPr>
        <w:spacing w:after="100"/>
        <w:jc w:val="both"/>
      </w:pPr>
      <w:proofErr w:type="spellStart"/>
      <w:r>
        <w:t>GraphRAG</w:t>
      </w:r>
      <w:proofErr w:type="spellEnd"/>
      <w:r>
        <w:t xml:space="preserve"> architectures, introduced by Edge et al. [4], address retrieval noise by organizing source docu</w:t>
      </w:r>
      <w:r>
        <w:t xml:space="preserve">ments into community-based knowledge graphs and enabling local and global search over entity-centric subgraphs. Ahmad et al. [8] benchmarked vector RAG, </w:t>
      </w:r>
      <w:proofErr w:type="spellStart"/>
      <w:r>
        <w:t>GraphRAG</w:t>
      </w:r>
      <w:proofErr w:type="spellEnd"/>
      <w:r>
        <w:t xml:space="preserve">, and a hybrid combination on ORAN specifications, finding that </w:t>
      </w:r>
      <w:proofErr w:type="spellStart"/>
      <w:r>
        <w:t>GraphRAG</w:t>
      </w:r>
      <w:proofErr w:type="spellEnd"/>
      <w:r>
        <w:t xml:space="preserve"> improved context relev</w:t>
      </w:r>
      <w:r>
        <w:t xml:space="preserve">ance by 7% and hybrid </w:t>
      </w:r>
      <w:proofErr w:type="spellStart"/>
      <w:r>
        <w:t>GraphRAG</w:t>
      </w:r>
      <w:proofErr w:type="spellEnd"/>
      <w:r>
        <w:t xml:space="preserve"> improved factual correctness by 8% over flat-vector retrieval. </w:t>
      </w:r>
      <w:proofErr w:type="spellStart"/>
      <w:r>
        <w:t>LeanRAG</w:t>
      </w:r>
      <w:proofErr w:type="spellEnd"/>
      <w:r>
        <w:t xml:space="preserve"> [9] introduced semantic aggregation algorithms implementing bi-level strata graphs that reduce retrieval redundancy by 46% on multiple QA benchmarks. Thes</w:t>
      </w:r>
      <w:r>
        <w:t>e results establish that graph structure improves retrieval precision—but static graphs remain vulnerable to the staleness problem that motivates agentic approaches.</w:t>
      </w:r>
    </w:p>
    <w:p w:rsidR="00E621FE" w:rsidRDefault="00ED617F">
      <w:pPr>
        <w:spacing w:before="80" w:after="60"/>
        <w:jc w:val="both"/>
      </w:pPr>
      <w:r>
        <w:rPr>
          <w:b/>
          <w:bCs/>
        </w:rPr>
        <w:t>C. Automated and Continuous Knowledge Graph Update</w:t>
      </w:r>
    </w:p>
    <w:p w:rsidR="00E621FE" w:rsidRDefault="00ED617F">
      <w:pPr>
        <w:spacing w:after="100"/>
        <w:jc w:val="both"/>
      </w:pPr>
      <w:r>
        <w:t xml:space="preserve">The staleness limitation of static KGs </w:t>
      </w:r>
      <w:r>
        <w:t>has motivated frameworks for automated, continuous graph construction from live literature. AMG-RAG [5] addresses this directly by deploying LLM agents that continuously extract biomedical entities and relations from newly published literature—including Pu</w:t>
      </w:r>
      <w:r>
        <w:t xml:space="preserve">bMed abstracts and medical textbooks—annotating each edge with confidence scores and provenance metadata. This autonomous workflow eliminates the manual curation bottleneck that limits the scalability and freshness of clinical KGs. Evaluations on </w:t>
      </w:r>
      <w:proofErr w:type="spellStart"/>
      <w:r>
        <w:t>MedQA</w:t>
      </w:r>
      <w:proofErr w:type="spellEnd"/>
      <w:r>
        <w:t xml:space="preserve"> and</w:t>
      </w:r>
      <w:r>
        <w:t xml:space="preserve"> </w:t>
      </w:r>
      <w:proofErr w:type="spellStart"/>
      <w:r>
        <w:t>MedMCQA</w:t>
      </w:r>
      <w:proofErr w:type="spellEnd"/>
      <w:r>
        <w:t xml:space="preserve"> demonstrate that a dynamically maintained KG with confidence-scored adaptive graph traversal achieves 74.1% F1 on </w:t>
      </w:r>
      <w:proofErr w:type="spellStart"/>
      <w:r>
        <w:t>MedQA</w:t>
      </w:r>
      <w:proofErr w:type="spellEnd"/>
      <w:r>
        <w:t>, surpassing models ten to one hundred times larger in parameter count.</w:t>
      </w:r>
    </w:p>
    <w:p w:rsidR="00E621FE" w:rsidRDefault="00ED617F">
      <w:pPr>
        <w:spacing w:before="80" w:after="60"/>
        <w:jc w:val="both"/>
      </w:pPr>
      <w:r>
        <w:rPr>
          <w:b/>
          <w:bCs/>
        </w:rPr>
        <w:t>D. Agentic Reasoning and Self-Correction over Graphs</w:t>
      </w:r>
    </w:p>
    <w:p w:rsidR="00E621FE" w:rsidRDefault="00ED617F">
      <w:pPr>
        <w:spacing w:after="100"/>
        <w:jc w:val="both"/>
      </w:pPr>
      <w:r>
        <w:t>Beyond graph currency, a growing body of work reconceptualizes the LLM as an active reasoning agent that iteratively traverses, updates, and self-corrects over graph structures. Zhi et al. [6] provide a comprehensive taxonomy of clinical dialogue agents, i</w:t>
      </w:r>
      <w:r>
        <w:t>dentifying Grounded Synthesizers—agents that anchor reasoning in external KGs—as particularly suited to clinical QA. Self-correction mechanisms simulate the deliberative reasoning of medical experts: when a traversal path yields low-confidence evidence, th</w:t>
      </w:r>
      <w:r>
        <w:t xml:space="preserve">e agent adapts its graph traversal strategy or triggers external search queries to cross-verify facts. </w:t>
      </w:r>
      <w:proofErr w:type="spellStart"/>
      <w:r>
        <w:t>StepChain</w:t>
      </w:r>
      <w:proofErr w:type="spellEnd"/>
      <w:r>
        <w:t xml:space="preserve"> </w:t>
      </w:r>
      <w:proofErr w:type="spellStart"/>
      <w:r>
        <w:t>GraphRAG</w:t>
      </w:r>
      <w:proofErr w:type="spellEnd"/>
      <w:r>
        <w:t xml:space="preserve"> [10] </w:t>
      </w:r>
      <w:proofErr w:type="spellStart"/>
      <w:r>
        <w:t>operationalizes</w:t>
      </w:r>
      <w:proofErr w:type="spellEnd"/>
      <w:r>
        <w:t xml:space="preserve"> iterative reasoning over KGs for multi-hop QA using BFS traversal with question decomposition, achieving state-of</w:t>
      </w:r>
      <w:r>
        <w:t xml:space="preserve">-the-art Exact Match and F1 scores on </w:t>
      </w:r>
      <w:proofErr w:type="spellStart"/>
      <w:r>
        <w:t>HotpotQA</w:t>
      </w:r>
      <w:proofErr w:type="spellEnd"/>
      <w:r>
        <w:t xml:space="preserve"> with gains of up to 4.70% EM.</w:t>
      </w:r>
    </w:p>
    <w:p w:rsidR="00E621FE" w:rsidRDefault="00ED617F">
      <w:pPr>
        <w:spacing w:before="80" w:after="60"/>
        <w:jc w:val="both"/>
      </w:pPr>
      <w:r>
        <w:rPr>
          <w:b/>
          <w:bCs/>
        </w:rPr>
        <w:t>E. Collaborative Large-Small Model Architectures</w:t>
      </w:r>
    </w:p>
    <w:p w:rsidR="00E621FE" w:rsidRDefault="00ED617F">
      <w:pPr>
        <w:spacing w:after="100"/>
        <w:jc w:val="both"/>
      </w:pPr>
      <w:r>
        <w:t xml:space="preserve">A complementary direction addresses the computational cost of deploying large frontier models </w:t>
      </w:r>
      <w:proofErr w:type="gramStart"/>
      <w:r>
        <w:t>for every retrieval</w:t>
      </w:r>
      <w:proofErr w:type="gramEnd"/>
      <w:r>
        <w:t xml:space="preserve"> and reasoning st</w:t>
      </w:r>
      <w:r>
        <w:t xml:space="preserve">ep. Chen et al. [11] survey collaboration mechanisms between LLMs and Small Language Models (SLMs), identifying pipeline, routing, </w:t>
      </w:r>
      <w:proofErr w:type="gramStart"/>
      <w:r>
        <w:t>auxiliary,</w:t>
      </w:r>
      <w:proofErr w:type="gramEnd"/>
      <w:r>
        <w:t xml:space="preserve"> and distillation-driven collaboration modes. In the clinical context, a large model handles complex entity extract</w:t>
      </w:r>
      <w:r>
        <w:t>ion and reasoning while a lightweight SLM handles embedding and preliminary filtering—reducing inference latency without sacrificing accuracy.</w:t>
      </w:r>
    </w:p>
    <w:p w:rsidR="00E621FE" w:rsidRDefault="00ED617F">
      <w:pPr>
        <w:spacing w:before="80" w:after="60"/>
        <w:jc w:val="both"/>
      </w:pPr>
      <w:r>
        <w:rPr>
          <w:b/>
          <w:bCs/>
        </w:rPr>
        <w:t>F. Multi-Hop and Chain-of-Thought Reasoning</w:t>
      </w:r>
    </w:p>
    <w:p w:rsidR="00E621FE" w:rsidRDefault="00ED617F">
      <w:pPr>
        <w:spacing w:after="100"/>
        <w:jc w:val="both"/>
      </w:pPr>
      <w:r>
        <w:t>Many clinical questions require synthesizing evidence across multiple</w:t>
      </w:r>
      <w:r>
        <w:t xml:space="preserve"> entities and relationships—standard single-hop retrieval fails such queries. </w:t>
      </w:r>
      <w:proofErr w:type="spellStart"/>
      <w:r>
        <w:t>StepChain</w:t>
      </w:r>
      <w:proofErr w:type="spellEnd"/>
      <w:r>
        <w:t xml:space="preserve"> </w:t>
      </w:r>
      <w:proofErr w:type="spellStart"/>
      <w:r>
        <w:t>GraphRAG</w:t>
      </w:r>
      <w:proofErr w:type="spellEnd"/>
      <w:r>
        <w:t xml:space="preserve"> [10] addresses this by decomposing complex questions into sub-questions and performing BFS-based graph traversal to assemble explicit evidence chains. AMG-RAG </w:t>
      </w:r>
      <w:r>
        <w:t>further integrates chain-of-thought prompting with graph-conditioned retrieval, constructing stepwise reasoning traces over retrieved subgraphs. The combination of structured graph retrieval and explicit multi-hop reasoning is a particularly promising dire</w:t>
      </w:r>
      <w:r>
        <w:t>ction for clinical QA, where interpretability is as clinically important as accuracy.</w:t>
      </w:r>
    </w:p>
    <w:p w:rsidR="00E621FE" w:rsidRDefault="00ED617F">
      <w:pPr>
        <w:spacing w:after="160"/>
        <w:jc w:val="both"/>
      </w:pPr>
      <w:commentRangeStart w:id="97"/>
      <w:r w:rsidRPr="00C645B8">
        <w:rPr>
          <w:highlight w:val="lightGray"/>
          <w:rPrChange w:id="98" w:author="JF" w:date="2026-06-28T11:58:00Z">
            <w:rPr/>
          </w:rPrChange>
        </w:rPr>
        <w:t>The</w:t>
      </w:r>
      <w:commentRangeEnd w:id="97"/>
      <w:r w:rsidR="00C645B8">
        <w:rPr>
          <w:rStyle w:val="CommentReference"/>
        </w:rPr>
        <w:commentReference w:id="97"/>
      </w:r>
      <w:r w:rsidRPr="00C645B8">
        <w:rPr>
          <w:highlight w:val="lightGray"/>
          <w:rPrChange w:id="99" w:author="JF" w:date="2026-06-28T11:58:00Z">
            <w:rPr/>
          </w:rPrChange>
        </w:rPr>
        <w:t xml:space="preserve"> approaches surveyed above are not competing paradigms but a progressive sequence of solutions, each addressing the fundamental limitations left unresolved by the prio</w:t>
      </w:r>
      <w:r w:rsidRPr="00C645B8">
        <w:rPr>
          <w:highlight w:val="lightGray"/>
          <w:rPrChange w:id="100" w:author="JF" w:date="2026-06-28T11:58:00Z">
            <w:rPr/>
          </w:rPrChange>
        </w:rPr>
        <w:t>r one: RAG addresses parametric staleness; graph structure addresses retrieval noise; automated continuous update addresses KG staleness; agentic self-correction addresses reasoning uncertainty; and multi-hop chain-of-thought addresses single-hop insuffici</w:t>
      </w:r>
      <w:r w:rsidRPr="00C645B8">
        <w:rPr>
          <w:highlight w:val="lightGray"/>
          <w:rPrChange w:id="101" w:author="JF" w:date="2026-06-28T11:58:00Z">
            <w:rPr/>
          </w:rPrChange>
        </w:rPr>
        <w:t>ency. This progression is the theoretical motivation for the empirical investigation presented in this paper.</w:t>
      </w:r>
    </w:p>
    <w:p w:rsidR="00E621FE" w:rsidRDefault="00ED617F">
      <w:pPr>
        <w:spacing w:before="160" w:after="80"/>
        <w:jc w:val="center"/>
      </w:pPr>
      <w:r>
        <w:t xml:space="preserve">III. </w:t>
      </w:r>
      <w:ins w:id="102" w:author="JF" w:date="2026-06-28T12:03:00Z">
        <w:r w:rsidR="00D873D3">
          <w:t xml:space="preserve">PROPOSED RESEARCH </w:t>
        </w:r>
      </w:ins>
      <w:r>
        <w:t>METHODOLOGY</w:t>
      </w:r>
    </w:p>
    <w:p w:rsidR="00E621FE" w:rsidRPr="00D873D3" w:rsidRDefault="00ED617F">
      <w:pPr>
        <w:spacing w:after="100"/>
        <w:jc w:val="both"/>
        <w:rPr>
          <w:highlight w:val="magenta"/>
          <w:rPrChange w:id="103" w:author="JF" w:date="2026-06-28T12:03:00Z">
            <w:rPr/>
          </w:rPrChange>
        </w:rPr>
      </w:pPr>
      <w:commentRangeStart w:id="104"/>
      <w:r w:rsidRPr="00D873D3">
        <w:rPr>
          <w:highlight w:val="magenta"/>
          <w:rPrChange w:id="105" w:author="JF" w:date="2026-06-28T12:03:00Z">
            <w:rPr/>
          </w:rPrChange>
        </w:rPr>
        <w:t>This</w:t>
      </w:r>
      <w:commentRangeEnd w:id="104"/>
      <w:r w:rsidR="00D873D3">
        <w:rPr>
          <w:rStyle w:val="CommentReference"/>
        </w:rPr>
        <w:commentReference w:id="104"/>
      </w:r>
      <w:r w:rsidRPr="00D873D3">
        <w:rPr>
          <w:highlight w:val="magenta"/>
          <w:rPrChange w:id="106" w:author="JF" w:date="2026-06-28T12:03:00Z">
            <w:rPr/>
          </w:rPrChange>
        </w:rPr>
        <w:t xml:space="preserve"> section describes the design of the five retrieval architectures evaluated in this paper: a no-retrieval LLM baseline, a fla</w:t>
      </w:r>
      <w:r w:rsidRPr="00D873D3">
        <w:rPr>
          <w:highlight w:val="magenta"/>
          <w:rPrChange w:id="107" w:author="JF" w:date="2026-06-28T12:03:00Z">
            <w:rPr/>
          </w:rPrChange>
        </w:rPr>
        <w:t xml:space="preserve">t-vector RAG system, a static custom </w:t>
      </w:r>
      <w:proofErr w:type="spellStart"/>
      <w:r w:rsidRPr="00D873D3">
        <w:rPr>
          <w:highlight w:val="magenta"/>
          <w:rPrChange w:id="108" w:author="JF" w:date="2026-06-28T12:03:00Z">
            <w:rPr/>
          </w:rPrChange>
        </w:rPr>
        <w:t>GraphRAG</w:t>
      </w:r>
      <w:proofErr w:type="spellEnd"/>
      <w:r w:rsidRPr="00D873D3">
        <w:rPr>
          <w:highlight w:val="magenta"/>
          <w:rPrChange w:id="109" w:author="JF" w:date="2026-06-28T12:03:00Z">
            <w:rPr/>
          </w:rPrChange>
        </w:rPr>
        <w:t xml:space="preserve"> system, an </w:t>
      </w:r>
      <w:proofErr w:type="spellStart"/>
      <w:r w:rsidRPr="00D873D3">
        <w:rPr>
          <w:highlight w:val="magenta"/>
          <w:rPrChange w:id="110" w:author="JF" w:date="2026-06-28T12:03:00Z">
            <w:rPr/>
          </w:rPrChange>
        </w:rPr>
        <w:t>Agentic</w:t>
      </w:r>
      <w:proofErr w:type="spellEnd"/>
      <w:r w:rsidRPr="00D873D3">
        <w:rPr>
          <w:highlight w:val="magenta"/>
          <w:rPrChange w:id="111" w:author="JF" w:date="2026-06-28T12:03:00Z">
            <w:rPr/>
          </w:rPrChange>
        </w:rPr>
        <w:t xml:space="preserve"> </w:t>
      </w:r>
      <w:proofErr w:type="spellStart"/>
      <w:r w:rsidRPr="00D873D3">
        <w:rPr>
          <w:highlight w:val="magenta"/>
          <w:rPrChange w:id="112" w:author="JF" w:date="2026-06-28T12:03:00Z">
            <w:rPr/>
          </w:rPrChange>
        </w:rPr>
        <w:t>GraphRAG</w:t>
      </w:r>
      <w:proofErr w:type="spellEnd"/>
      <w:r w:rsidRPr="00D873D3">
        <w:rPr>
          <w:highlight w:val="magenta"/>
          <w:rPrChange w:id="113" w:author="JF" w:date="2026-06-28T12:03:00Z">
            <w:rPr/>
          </w:rPrChange>
        </w:rPr>
        <w:t xml:space="preserve"> system with </w:t>
      </w:r>
      <w:proofErr w:type="gramStart"/>
      <w:r w:rsidRPr="00D873D3">
        <w:rPr>
          <w:highlight w:val="magenta"/>
          <w:rPrChange w:id="114" w:author="JF" w:date="2026-06-28T12:03:00Z">
            <w:rPr/>
          </w:rPrChange>
        </w:rPr>
        <w:t>self-correction,</w:t>
      </w:r>
      <w:proofErr w:type="gramEnd"/>
      <w:r w:rsidRPr="00D873D3">
        <w:rPr>
          <w:highlight w:val="magenta"/>
          <w:rPrChange w:id="115" w:author="JF" w:date="2026-06-28T12:03:00Z">
            <w:rPr/>
          </w:rPrChange>
        </w:rPr>
        <w:t xml:space="preserve"> and an </w:t>
      </w:r>
      <w:proofErr w:type="spellStart"/>
      <w:r w:rsidRPr="00D873D3">
        <w:rPr>
          <w:highlight w:val="magenta"/>
          <w:rPrChange w:id="116" w:author="JF" w:date="2026-06-28T12:03:00Z">
            <w:rPr/>
          </w:rPrChange>
        </w:rPr>
        <w:t>Agentic</w:t>
      </w:r>
      <w:proofErr w:type="spellEnd"/>
      <w:r w:rsidRPr="00D873D3">
        <w:rPr>
          <w:highlight w:val="magenta"/>
          <w:rPrChange w:id="117" w:author="JF" w:date="2026-06-28T12:03:00Z">
            <w:rPr/>
          </w:rPrChange>
        </w:rPr>
        <w:t xml:space="preserve"> </w:t>
      </w:r>
      <w:proofErr w:type="spellStart"/>
      <w:r w:rsidRPr="00D873D3">
        <w:rPr>
          <w:highlight w:val="magenta"/>
          <w:rPrChange w:id="118" w:author="JF" w:date="2026-06-28T12:03:00Z">
            <w:rPr/>
          </w:rPrChange>
        </w:rPr>
        <w:t>GraphRAG</w:t>
      </w:r>
      <w:proofErr w:type="spellEnd"/>
      <w:r w:rsidRPr="00D873D3">
        <w:rPr>
          <w:highlight w:val="magenta"/>
          <w:rPrChange w:id="119" w:author="JF" w:date="2026-06-28T12:03:00Z">
            <w:rPr/>
          </w:rPrChange>
        </w:rPr>
        <w:t xml:space="preserve"> system augmented with dynamic PubMed graph updates. All five architectures share a common LLM backbone and are evaluated on ident</w:t>
      </w:r>
      <w:r w:rsidRPr="00D873D3">
        <w:rPr>
          <w:highlight w:val="magenta"/>
          <w:rPrChange w:id="120" w:author="JF" w:date="2026-06-28T12:03:00Z">
            <w:rPr/>
          </w:rPrChange>
        </w:rPr>
        <w:t>ical test samples, isolating the effect of retrieval strategy as the independent variable.</w:t>
      </w:r>
    </w:p>
    <w:p w:rsidR="00E621FE" w:rsidRPr="00D873D3" w:rsidRDefault="00ED617F">
      <w:pPr>
        <w:spacing w:before="80" w:after="60"/>
        <w:jc w:val="both"/>
        <w:rPr>
          <w:highlight w:val="magenta"/>
          <w:rPrChange w:id="121" w:author="JF" w:date="2026-06-28T12:03:00Z">
            <w:rPr/>
          </w:rPrChange>
        </w:rPr>
      </w:pPr>
      <w:r w:rsidRPr="00D873D3">
        <w:rPr>
          <w:b/>
          <w:bCs/>
          <w:highlight w:val="magenta"/>
          <w:rPrChange w:id="122" w:author="JF" w:date="2026-06-28T12:03:00Z">
            <w:rPr>
              <w:b/>
              <w:bCs/>
            </w:rPr>
          </w:rPrChange>
        </w:rPr>
        <w:t>A. Baseline LLM (No Retrieval)</w:t>
      </w:r>
    </w:p>
    <w:p w:rsidR="00E621FE" w:rsidRPr="00D873D3" w:rsidRDefault="00ED617F">
      <w:pPr>
        <w:spacing w:after="100"/>
        <w:jc w:val="both"/>
        <w:rPr>
          <w:highlight w:val="magenta"/>
          <w:rPrChange w:id="123" w:author="JF" w:date="2026-06-28T12:03:00Z">
            <w:rPr/>
          </w:rPrChange>
        </w:rPr>
      </w:pPr>
      <w:r w:rsidRPr="00D873D3">
        <w:rPr>
          <w:highlight w:val="magenta"/>
          <w:rPrChange w:id="124" w:author="JF" w:date="2026-06-28T12:03:00Z">
            <w:rPr/>
          </w:rPrChange>
        </w:rPr>
        <w:t xml:space="preserve">The baseline system prompts llama-3.3-70b-versatile directly via the </w:t>
      </w:r>
      <w:proofErr w:type="spellStart"/>
      <w:r w:rsidRPr="00D873D3">
        <w:rPr>
          <w:highlight w:val="magenta"/>
          <w:rPrChange w:id="125" w:author="JF" w:date="2026-06-28T12:03:00Z">
            <w:rPr/>
          </w:rPrChange>
        </w:rPr>
        <w:t>Groq</w:t>
      </w:r>
      <w:proofErr w:type="spellEnd"/>
      <w:r w:rsidRPr="00D873D3">
        <w:rPr>
          <w:highlight w:val="magenta"/>
          <w:rPrChange w:id="126" w:author="JF" w:date="2026-06-28T12:03:00Z">
            <w:rPr/>
          </w:rPrChange>
        </w:rPr>
        <w:t xml:space="preserve"> API with the clinical question and four answer options, requ</w:t>
      </w:r>
      <w:r w:rsidRPr="00D873D3">
        <w:rPr>
          <w:highlight w:val="magenta"/>
          <w:rPrChange w:id="127" w:author="JF" w:date="2026-06-28T12:03:00Z">
            <w:rPr/>
          </w:rPrChange>
        </w:rPr>
        <w:t xml:space="preserve">esting a single-letter response. No external context is provided. This condition establishes the upper bound of parametric knowledge available to the chosen model on </w:t>
      </w:r>
      <w:proofErr w:type="spellStart"/>
      <w:r w:rsidRPr="00D873D3">
        <w:rPr>
          <w:highlight w:val="magenta"/>
          <w:rPrChange w:id="128" w:author="JF" w:date="2026-06-28T12:03:00Z">
            <w:rPr/>
          </w:rPrChange>
        </w:rPr>
        <w:t>MedQA</w:t>
      </w:r>
      <w:proofErr w:type="spellEnd"/>
      <w:r w:rsidRPr="00D873D3">
        <w:rPr>
          <w:highlight w:val="magenta"/>
          <w:rPrChange w:id="129" w:author="JF" w:date="2026-06-28T12:03:00Z">
            <w:rPr/>
          </w:rPrChange>
        </w:rPr>
        <w:t>-USMLE, against which all retrieval augmentation strategies are benchmarked.</w:t>
      </w:r>
    </w:p>
    <w:p w:rsidR="00E621FE" w:rsidRPr="00D873D3" w:rsidRDefault="00ED617F">
      <w:pPr>
        <w:spacing w:before="80" w:after="60"/>
        <w:jc w:val="both"/>
        <w:rPr>
          <w:highlight w:val="magenta"/>
          <w:rPrChange w:id="130" w:author="JF" w:date="2026-06-28T12:03:00Z">
            <w:rPr/>
          </w:rPrChange>
        </w:rPr>
      </w:pPr>
      <w:r w:rsidRPr="00D873D3">
        <w:rPr>
          <w:b/>
          <w:bCs/>
          <w:highlight w:val="magenta"/>
          <w:rPrChange w:id="131" w:author="JF" w:date="2026-06-28T12:03:00Z">
            <w:rPr>
              <w:b/>
              <w:bCs/>
            </w:rPr>
          </w:rPrChange>
        </w:rPr>
        <w:t>B. Flat-</w:t>
      </w:r>
      <w:r w:rsidRPr="00D873D3">
        <w:rPr>
          <w:b/>
          <w:bCs/>
          <w:highlight w:val="magenta"/>
          <w:rPrChange w:id="132" w:author="JF" w:date="2026-06-28T12:03:00Z">
            <w:rPr>
              <w:b/>
              <w:bCs/>
            </w:rPr>
          </w:rPrChange>
        </w:rPr>
        <w:t>Vector RAG</w:t>
      </w:r>
    </w:p>
    <w:p w:rsidR="00E621FE" w:rsidRPr="00D873D3" w:rsidRDefault="00ED617F">
      <w:pPr>
        <w:spacing w:after="100"/>
        <w:jc w:val="both"/>
        <w:rPr>
          <w:highlight w:val="magenta"/>
          <w:rPrChange w:id="133" w:author="JF" w:date="2026-06-28T12:03:00Z">
            <w:rPr/>
          </w:rPrChange>
        </w:rPr>
      </w:pPr>
      <w:r w:rsidRPr="00D873D3">
        <w:rPr>
          <w:highlight w:val="magenta"/>
          <w:rPrChange w:id="134" w:author="JF" w:date="2026-06-28T12:03:00Z">
            <w:rPr/>
          </w:rPrChange>
        </w:rPr>
        <w:t xml:space="preserve">The RAG system encodes 500 </w:t>
      </w:r>
      <w:proofErr w:type="spellStart"/>
      <w:r w:rsidRPr="00D873D3">
        <w:rPr>
          <w:highlight w:val="magenta"/>
          <w:rPrChange w:id="135" w:author="JF" w:date="2026-06-28T12:03:00Z">
            <w:rPr/>
          </w:rPrChange>
        </w:rPr>
        <w:t>MedQA</w:t>
      </w:r>
      <w:proofErr w:type="spellEnd"/>
      <w:r w:rsidRPr="00D873D3">
        <w:rPr>
          <w:highlight w:val="magenta"/>
          <w:rPrChange w:id="136" w:author="JF" w:date="2026-06-28T12:03:00Z">
            <w:rPr/>
          </w:rPrChange>
        </w:rPr>
        <w:t xml:space="preserve"> training documents as dense vectors using the all-MiniLM-L6-v2 sentence transformer model and indexes them in a FAISS flat L2 index. At query time, the question is encoded and the top-3 most similar documents are</w:t>
      </w:r>
      <w:r w:rsidRPr="00D873D3">
        <w:rPr>
          <w:highlight w:val="magenta"/>
          <w:rPrChange w:id="137" w:author="JF" w:date="2026-06-28T12:03:00Z">
            <w:rPr/>
          </w:rPrChange>
        </w:rPr>
        <w:t xml:space="preserve"> retrieved by cosine similarity. Retrieved documents are concatenated as context and prepended to the LLM prompt alongside the question and answer options. This condition tests whether semantic similarity retrieval introduces more noise than signal in the </w:t>
      </w:r>
      <w:r w:rsidRPr="00D873D3">
        <w:rPr>
          <w:highlight w:val="magenta"/>
          <w:rPrChange w:id="138" w:author="JF" w:date="2026-06-28T12:03:00Z">
            <w:rPr/>
          </w:rPrChange>
        </w:rPr>
        <w:t>clinical reasoning context.</w:t>
      </w:r>
    </w:p>
    <w:p w:rsidR="00E621FE" w:rsidRPr="00D873D3" w:rsidRDefault="00ED617F">
      <w:pPr>
        <w:spacing w:before="80" w:after="60"/>
        <w:jc w:val="both"/>
        <w:rPr>
          <w:highlight w:val="magenta"/>
          <w:rPrChange w:id="139" w:author="JF" w:date="2026-06-28T12:03:00Z">
            <w:rPr/>
          </w:rPrChange>
        </w:rPr>
      </w:pPr>
      <w:r w:rsidRPr="00D873D3">
        <w:rPr>
          <w:b/>
          <w:bCs/>
          <w:highlight w:val="magenta"/>
          <w:rPrChange w:id="140" w:author="JF" w:date="2026-06-28T12:03:00Z">
            <w:rPr>
              <w:b/>
              <w:bCs/>
            </w:rPr>
          </w:rPrChange>
        </w:rPr>
        <w:t xml:space="preserve">C. Static </w:t>
      </w:r>
      <w:proofErr w:type="spellStart"/>
      <w:r w:rsidRPr="00D873D3">
        <w:rPr>
          <w:b/>
          <w:bCs/>
          <w:highlight w:val="magenta"/>
          <w:rPrChange w:id="141" w:author="JF" w:date="2026-06-28T12:03:00Z">
            <w:rPr>
              <w:b/>
              <w:bCs/>
            </w:rPr>
          </w:rPrChange>
        </w:rPr>
        <w:t>GraphRAG</w:t>
      </w:r>
      <w:proofErr w:type="spellEnd"/>
    </w:p>
    <w:p w:rsidR="00E621FE" w:rsidRPr="00D873D3" w:rsidRDefault="00ED617F">
      <w:pPr>
        <w:spacing w:after="100"/>
        <w:jc w:val="both"/>
        <w:rPr>
          <w:highlight w:val="magenta"/>
          <w:rPrChange w:id="142" w:author="JF" w:date="2026-06-28T12:03:00Z">
            <w:rPr/>
          </w:rPrChange>
        </w:rPr>
      </w:pPr>
      <w:r w:rsidRPr="00D873D3">
        <w:rPr>
          <w:highlight w:val="magenta"/>
          <w:rPrChange w:id="143" w:author="JF" w:date="2026-06-28T12:03:00Z">
            <w:rPr/>
          </w:rPrChange>
        </w:rPr>
        <w:t xml:space="preserve">The static </w:t>
      </w:r>
      <w:proofErr w:type="spellStart"/>
      <w:r w:rsidRPr="00D873D3">
        <w:rPr>
          <w:highlight w:val="magenta"/>
          <w:rPrChange w:id="144" w:author="JF" w:date="2026-06-28T12:03:00Z">
            <w:rPr/>
          </w:rPrChange>
        </w:rPr>
        <w:t>GraphRAG</w:t>
      </w:r>
      <w:proofErr w:type="spellEnd"/>
      <w:r w:rsidRPr="00D873D3">
        <w:rPr>
          <w:highlight w:val="magenta"/>
          <w:rPrChange w:id="145" w:author="JF" w:date="2026-06-28T12:03:00Z">
            <w:rPr/>
          </w:rPrChange>
        </w:rPr>
        <w:t xml:space="preserve"> system constructs a typed medical knowledge graph from 50 </w:t>
      </w:r>
      <w:proofErr w:type="spellStart"/>
      <w:r w:rsidRPr="00D873D3">
        <w:rPr>
          <w:highlight w:val="magenta"/>
          <w:rPrChange w:id="146" w:author="JF" w:date="2026-06-28T12:03:00Z">
            <w:rPr/>
          </w:rPrChange>
        </w:rPr>
        <w:t>MedQA</w:t>
      </w:r>
      <w:proofErr w:type="spellEnd"/>
      <w:r w:rsidRPr="00D873D3">
        <w:rPr>
          <w:highlight w:val="magenta"/>
          <w:rPrChange w:id="147" w:author="JF" w:date="2026-06-28T12:03:00Z">
            <w:rPr/>
          </w:rPrChange>
        </w:rPr>
        <w:t xml:space="preserve"> training documents using LLM-driven entity and relationship extraction. Each document is passed to llama-3.3-70b-versatile wi</w:t>
      </w:r>
      <w:r w:rsidRPr="00D873D3">
        <w:rPr>
          <w:highlight w:val="magenta"/>
          <w:rPrChange w:id="148" w:author="JF" w:date="2026-06-28T12:03:00Z">
            <w:rPr/>
          </w:rPrChange>
        </w:rPr>
        <w:t>th a structured prompt requesting JSON output containing entity names, types (disease, symptom, medication, treatment, procedure), and typed relationships (treats, causes, indicates, contraindicates). Extracted entities and relationships are stored as node</w:t>
      </w:r>
      <w:r w:rsidRPr="00D873D3">
        <w:rPr>
          <w:highlight w:val="magenta"/>
          <w:rPrChange w:id="149" w:author="JF" w:date="2026-06-28T12:03:00Z">
            <w:rPr/>
          </w:rPrChange>
        </w:rPr>
        <w:t xml:space="preserve">s and edges in a </w:t>
      </w:r>
      <w:proofErr w:type="spellStart"/>
      <w:r w:rsidRPr="00D873D3">
        <w:rPr>
          <w:highlight w:val="magenta"/>
          <w:rPrChange w:id="150" w:author="JF" w:date="2026-06-28T12:03:00Z">
            <w:rPr/>
          </w:rPrChange>
        </w:rPr>
        <w:t>NetworkX</w:t>
      </w:r>
      <w:proofErr w:type="spellEnd"/>
      <w:r w:rsidRPr="00D873D3">
        <w:rPr>
          <w:highlight w:val="magenta"/>
          <w:rPrChange w:id="151" w:author="JF" w:date="2026-06-28T12:03:00Z">
            <w:rPr/>
          </w:rPrChange>
        </w:rPr>
        <w:t xml:space="preserve"> undirected graph.</w:t>
      </w:r>
    </w:p>
    <w:p w:rsidR="00E621FE" w:rsidRPr="00D873D3" w:rsidRDefault="00ED617F">
      <w:pPr>
        <w:spacing w:after="100"/>
        <w:jc w:val="both"/>
        <w:rPr>
          <w:highlight w:val="magenta"/>
          <w:rPrChange w:id="152" w:author="JF" w:date="2026-06-28T12:03:00Z">
            <w:rPr/>
          </w:rPrChange>
        </w:rPr>
      </w:pPr>
      <w:r w:rsidRPr="00D873D3">
        <w:rPr>
          <w:highlight w:val="magenta"/>
          <w:rPrChange w:id="153" w:author="JF" w:date="2026-06-28T12:03:00Z">
            <w:rPr/>
          </w:rPrChange>
        </w:rPr>
        <w:t xml:space="preserve">At query time, all graph nodes are embedded using all-MiniLM-L6-v2 and pre-indexed as a node embedding matrix. For each test question, the question embedding is compared against all node embeddings via </w:t>
      </w:r>
      <w:r w:rsidRPr="00D873D3">
        <w:rPr>
          <w:highlight w:val="magenta"/>
          <w:rPrChange w:id="154" w:author="JF" w:date="2026-06-28T12:03:00Z">
            <w:rPr/>
          </w:rPrChange>
        </w:rPr>
        <w:t>dot-product similarity, and the top-5 most relevant nodes are retrieved together with their immediate neighbors and edge relation types, forming a structured entity-relationship context string supplied to the LLM.</w:t>
      </w:r>
    </w:p>
    <w:p w:rsidR="00E621FE" w:rsidRPr="00D873D3" w:rsidRDefault="00ED617F">
      <w:pPr>
        <w:spacing w:before="80" w:after="60"/>
        <w:jc w:val="both"/>
        <w:rPr>
          <w:highlight w:val="magenta"/>
          <w:rPrChange w:id="155" w:author="JF" w:date="2026-06-28T12:03:00Z">
            <w:rPr/>
          </w:rPrChange>
        </w:rPr>
      </w:pPr>
      <w:r w:rsidRPr="00D873D3">
        <w:rPr>
          <w:b/>
          <w:bCs/>
          <w:highlight w:val="magenta"/>
          <w:rPrChange w:id="156" w:author="JF" w:date="2026-06-28T12:03:00Z">
            <w:rPr>
              <w:b/>
              <w:bCs/>
            </w:rPr>
          </w:rPrChange>
        </w:rPr>
        <w:t xml:space="preserve">D. </w:t>
      </w:r>
      <w:proofErr w:type="spellStart"/>
      <w:r w:rsidRPr="00D873D3">
        <w:rPr>
          <w:b/>
          <w:bCs/>
          <w:highlight w:val="magenta"/>
          <w:rPrChange w:id="157" w:author="JF" w:date="2026-06-28T12:03:00Z">
            <w:rPr>
              <w:b/>
              <w:bCs/>
            </w:rPr>
          </w:rPrChange>
        </w:rPr>
        <w:t>Agentic</w:t>
      </w:r>
      <w:proofErr w:type="spellEnd"/>
      <w:r w:rsidRPr="00D873D3">
        <w:rPr>
          <w:b/>
          <w:bCs/>
          <w:highlight w:val="magenta"/>
          <w:rPrChange w:id="158" w:author="JF" w:date="2026-06-28T12:03:00Z">
            <w:rPr>
              <w:b/>
              <w:bCs/>
            </w:rPr>
          </w:rPrChange>
        </w:rPr>
        <w:t xml:space="preserve"> </w:t>
      </w:r>
      <w:proofErr w:type="spellStart"/>
      <w:r w:rsidRPr="00D873D3">
        <w:rPr>
          <w:b/>
          <w:bCs/>
          <w:highlight w:val="magenta"/>
          <w:rPrChange w:id="159" w:author="JF" w:date="2026-06-28T12:03:00Z">
            <w:rPr>
              <w:b/>
              <w:bCs/>
            </w:rPr>
          </w:rPrChange>
        </w:rPr>
        <w:t>GraphRAG</w:t>
      </w:r>
      <w:proofErr w:type="spellEnd"/>
      <w:r w:rsidRPr="00D873D3">
        <w:rPr>
          <w:b/>
          <w:bCs/>
          <w:highlight w:val="magenta"/>
          <w:rPrChange w:id="160" w:author="JF" w:date="2026-06-28T12:03:00Z">
            <w:rPr>
              <w:b/>
              <w:bCs/>
            </w:rPr>
          </w:rPrChange>
        </w:rPr>
        <w:t xml:space="preserve"> with Self-Correction</w:t>
      </w:r>
    </w:p>
    <w:p w:rsidR="00E621FE" w:rsidRPr="00D873D3" w:rsidRDefault="00ED617F">
      <w:pPr>
        <w:spacing w:after="100"/>
        <w:jc w:val="both"/>
        <w:rPr>
          <w:highlight w:val="magenta"/>
          <w:rPrChange w:id="161" w:author="JF" w:date="2026-06-28T12:03:00Z">
            <w:rPr/>
          </w:rPrChange>
        </w:rPr>
      </w:pPr>
      <w:r w:rsidRPr="00D873D3">
        <w:rPr>
          <w:highlight w:val="magenta"/>
          <w:rPrChange w:id="162" w:author="JF" w:date="2026-06-28T12:03:00Z">
            <w:rPr/>
          </w:rPrChange>
        </w:rPr>
        <w:t>T</w:t>
      </w:r>
      <w:r w:rsidRPr="00D873D3">
        <w:rPr>
          <w:highlight w:val="magenta"/>
          <w:rPrChange w:id="163" w:author="JF" w:date="2026-06-28T12:03:00Z">
            <w:rPr/>
          </w:rPrChange>
        </w:rPr>
        <w:t xml:space="preserve">he agentic self-correction system extends the static </w:t>
      </w:r>
      <w:proofErr w:type="spellStart"/>
      <w:r w:rsidRPr="00D873D3">
        <w:rPr>
          <w:highlight w:val="magenta"/>
          <w:rPrChange w:id="164" w:author="JF" w:date="2026-06-28T12:03:00Z">
            <w:rPr/>
          </w:rPrChange>
        </w:rPr>
        <w:t>GraphRAG</w:t>
      </w:r>
      <w:proofErr w:type="spellEnd"/>
      <w:r w:rsidRPr="00D873D3">
        <w:rPr>
          <w:highlight w:val="magenta"/>
          <w:rPrChange w:id="165" w:author="JF" w:date="2026-06-28T12:03:00Z">
            <w:rPr/>
          </w:rPrChange>
        </w:rPr>
        <w:t xml:space="preserve"> pipeline with a two-stage reasoning loop. In the first stage, the system produces an initial answer using the top-5 semantic subgraph context. In the second stage, the LLM is prompted to rate it</w:t>
      </w:r>
      <w:r w:rsidRPr="00D873D3">
        <w:rPr>
          <w:highlight w:val="magenta"/>
          <w:rPrChange w:id="166" w:author="JF" w:date="2026-06-28T12:03:00Z">
            <w:rPr/>
          </w:rPrChange>
        </w:rPr>
        <w:t xml:space="preserve">s own confidence in the initial answer on a scale of 1 to 10. If the confidence score falls below a threshold of 6, the system triggers a self-correction pass: the subgraph context is expanded to the top-10 most semantically relevant nodes, and the LLM is </w:t>
      </w:r>
      <w:r w:rsidRPr="00D873D3">
        <w:rPr>
          <w:highlight w:val="magenta"/>
          <w:rPrChange w:id="167" w:author="JF" w:date="2026-06-28T12:03:00Z">
            <w:rPr/>
          </w:rPrChange>
        </w:rPr>
        <w:t>re-prompted with the expanded context and its previous answer to produce a corrected response. This loop operationalizes the deliberative self-correction behavior of clinical experts who revisit low-confidence diagnostic conclusions before acting on them.</w:t>
      </w:r>
    </w:p>
    <w:p w:rsidR="00E621FE" w:rsidRPr="00D873D3" w:rsidRDefault="00ED617F">
      <w:pPr>
        <w:spacing w:before="80" w:after="60"/>
        <w:jc w:val="both"/>
        <w:rPr>
          <w:highlight w:val="magenta"/>
          <w:rPrChange w:id="168" w:author="JF" w:date="2026-06-28T12:03:00Z">
            <w:rPr/>
          </w:rPrChange>
        </w:rPr>
      </w:pPr>
      <w:r w:rsidRPr="00D873D3">
        <w:rPr>
          <w:b/>
          <w:bCs/>
          <w:highlight w:val="magenta"/>
          <w:rPrChange w:id="169" w:author="JF" w:date="2026-06-28T12:03:00Z">
            <w:rPr>
              <w:b/>
              <w:bCs/>
            </w:rPr>
          </w:rPrChange>
        </w:rPr>
        <w:t xml:space="preserve">E. </w:t>
      </w:r>
      <w:proofErr w:type="spellStart"/>
      <w:r w:rsidRPr="00D873D3">
        <w:rPr>
          <w:b/>
          <w:bCs/>
          <w:highlight w:val="magenta"/>
          <w:rPrChange w:id="170" w:author="JF" w:date="2026-06-28T12:03:00Z">
            <w:rPr>
              <w:b/>
              <w:bCs/>
            </w:rPr>
          </w:rPrChange>
        </w:rPr>
        <w:t>Agentic</w:t>
      </w:r>
      <w:proofErr w:type="spellEnd"/>
      <w:r w:rsidRPr="00D873D3">
        <w:rPr>
          <w:b/>
          <w:bCs/>
          <w:highlight w:val="magenta"/>
          <w:rPrChange w:id="171" w:author="JF" w:date="2026-06-28T12:03:00Z">
            <w:rPr>
              <w:b/>
              <w:bCs/>
            </w:rPr>
          </w:rPrChange>
        </w:rPr>
        <w:t xml:space="preserve"> </w:t>
      </w:r>
      <w:proofErr w:type="spellStart"/>
      <w:r w:rsidRPr="00D873D3">
        <w:rPr>
          <w:b/>
          <w:bCs/>
          <w:highlight w:val="magenta"/>
          <w:rPrChange w:id="172" w:author="JF" w:date="2026-06-28T12:03:00Z">
            <w:rPr>
              <w:b/>
              <w:bCs/>
            </w:rPr>
          </w:rPrChange>
        </w:rPr>
        <w:t>GraphRAG</w:t>
      </w:r>
      <w:proofErr w:type="spellEnd"/>
      <w:r w:rsidRPr="00D873D3">
        <w:rPr>
          <w:b/>
          <w:bCs/>
          <w:highlight w:val="magenta"/>
          <w:rPrChange w:id="173" w:author="JF" w:date="2026-06-28T12:03:00Z">
            <w:rPr>
              <w:b/>
              <w:bCs/>
            </w:rPr>
          </w:rPrChange>
        </w:rPr>
        <w:t xml:space="preserve"> with Dynamic </w:t>
      </w:r>
      <w:proofErr w:type="spellStart"/>
      <w:r w:rsidRPr="00D873D3">
        <w:rPr>
          <w:b/>
          <w:bCs/>
          <w:highlight w:val="magenta"/>
          <w:rPrChange w:id="174" w:author="JF" w:date="2026-06-28T12:03:00Z">
            <w:rPr>
              <w:b/>
              <w:bCs/>
            </w:rPr>
          </w:rPrChange>
        </w:rPr>
        <w:t>PubMed</w:t>
      </w:r>
      <w:proofErr w:type="spellEnd"/>
      <w:r w:rsidRPr="00D873D3">
        <w:rPr>
          <w:b/>
          <w:bCs/>
          <w:highlight w:val="magenta"/>
          <w:rPrChange w:id="175" w:author="JF" w:date="2026-06-28T12:03:00Z">
            <w:rPr>
              <w:b/>
              <w:bCs/>
            </w:rPr>
          </w:rPrChange>
        </w:rPr>
        <w:t xml:space="preserve"> Integration</w:t>
      </w:r>
    </w:p>
    <w:p w:rsidR="00E621FE" w:rsidRDefault="00ED617F">
      <w:pPr>
        <w:spacing w:after="100"/>
        <w:jc w:val="both"/>
      </w:pPr>
      <w:r w:rsidRPr="00D873D3">
        <w:rPr>
          <w:highlight w:val="magenta"/>
          <w:rPrChange w:id="176" w:author="JF" w:date="2026-06-28T12:03:00Z">
            <w:rPr/>
          </w:rPrChange>
        </w:rPr>
        <w:t>The full agentic system augments the self-correction pipeline with dynamic knowledge graph updates drawn from live biomedical literature, directly addressing the staleness limitation of static graph const</w:t>
      </w:r>
      <w:r w:rsidRPr="00D873D3">
        <w:rPr>
          <w:highlight w:val="magenta"/>
          <w:rPrChange w:id="177" w:author="JF" w:date="2026-06-28T12:03:00Z">
            <w:rPr/>
          </w:rPrChange>
        </w:rPr>
        <w:t>ruction. Before each test question is answered, the system queries the NCBI Entrez API using the question text as a search string, retrieving up to three relevant PubMed abstracts. Each abstract is passed through the same entity and relationship extraction</w:t>
      </w:r>
      <w:r w:rsidRPr="00D873D3">
        <w:rPr>
          <w:highlight w:val="magenta"/>
          <w:rPrChange w:id="178" w:author="JF" w:date="2026-06-28T12:03:00Z">
            <w:rPr/>
          </w:rPrChange>
        </w:rPr>
        <w:t xml:space="preserve"> pipeline used during graph construction, and newly extracted entities and relationships are dynamically added to the graph. Node embeddings are recomputed after each update to reflect the expanded knowledge state.</w:t>
      </w:r>
    </w:p>
    <w:p w:rsidR="00E621FE" w:rsidDel="00D873D3" w:rsidRDefault="00ED617F">
      <w:pPr>
        <w:spacing w:before="160" w:after="80"/>
        <w:jc w:val="center"/>
        <w:rPr>
          <w:del w:id="179" w:author="JF" w:date="2026-06-28T12:06:00Z"/>
        </w:rPr>
      </w:pPr>
      <w:del w:id="180" w:author="JF" w:date="2026-06-28T12:06:00Z">
        <w:r w:rsidDel="00D873D3">
          <w:delText>IV. EXPERIMENTAL SETUP</w:delText>
        </w:r>
      </w:del>
    </w:p>
    <w:p w:rsidR="00E621FE" w:rsidRPr="00D873D3" w:rsidRDefault="00ED617F">
      <w:pPr>
        <w:spacing w:before="80" w:after="60"/>
        <w:jc w:val="both"/>
        <w:rPr>
          <w:highlight w:val="darkYellow"/>
          <w:rPrChange w:id="181" w:author="JF" w:date="2026-06-28T12:06:00Z">
            <w:rPr/>
          </w:rPrChange>
        </w:rPr>
      </w:pPr>
      <w:commentRangeStart w:id="182"/>
      <w:r w:rsidRPr="00D873D3">
        <w:rPr>
          <w:b/>
          <w:bCs/>
          <w:highlight w:val="darkYellow"/>
          <w:rPrChange w:id="183" w:author="JF" w:date="2026-06-28T12:06:00Z">
            <w:rPr>
              <w:b/>
              <w:bCs/>
            </w:rPr>
          </w:rPrChange>
        </w:rPr>
        <w:t>A</w:t>
      </w:r>
      <w:commentRangeEnd w:id="182"/>
      <w:r w:rsidR="00D873D3">
        <w:rPr>
          <w:rStyle w:val="CommentReference"/>
        </w:rPr>
        <w:commentReference w:id="182"/>
      </w:r>
      <w:r w:rsidRPr="00D873D3">
        <w:rPr>
          <w:b/>
          <w:bCs/>
          <w:highlight w:val="darkYellow"/>
          <w:rPrChange w:id="184" w:author="JF" w:date="2026-06-28T12:06:00Z">
            <w:rPr>
              <w:b/>
              <w:bCs/>
            </w:rPr>
          </w:rPrChange>
        </w:rPr>
        <w:t>. Dataset</w:t>
      </w:r>
    </w:p>
    <w:p w:rsidR="00E621FE" w:rsidRPr="00D873D3" w:rsidRDefault="00ED617F">
      <w:pPr>
        <w:spacing w:after="100"/>
        <w:jc w:val="both"/>
        <w:rPr>
          <w:highlight w:val="darkYellow"/>
          <w:rPrChange w:id="185" w:author="JF" w:date="2026-06-28T12:06:00Z">
            <w:rPr/>
          </w:rPrChange>
        </w:rPr>
      </w:pPr>
      <w:r w:rsidRPr="00D873D3">
        <w:rPr>
          <w:highlight w:val="darkYellow"/>
          <w:rPrChange w:id="186" w:author="JF" w:date="2026-06-28T12:06:00Z">
            <w:rPr/>
          </w:rPrChange>
        </w:rPr>
        <w:t>All exp</w:t>
      </w:r>
      <w:r w:rsidRPr="00D873D3">
        <w:rPr>
          <w:highlight w:val="darkYellow"/>
          <w:rPrChange w:id="187" w:author="JF" w:date="2026-06-28T12:06:00Z">
            <w:rPr/>
          </w:rPrChange>
        </w:rPr>
        <w:t xml:space="preserve">eriments are conducted on the </w:t>
      </w:r>
      <w:proofErr w:type="spellStart"/>
      <w:r w:rsidRPr="00D873D3">
        <w:rPr>
          <w:highlight w:val="darkYellow"/>
          <w:rPrChange w:id="188" w:author="JF" w:date="2026-06-28T12:06:00Z">
            <w:rPr/>
          </w:rPrChange>
        </w:rPr>
        <w:t>MedQA</w:t>
      </w:r>
      <w:proofErr w:type="spellEnd"/>
      <w:r w:rsidRPr="00D873D3">
        <w:rPr>
          <w:highlight w:val="darkYellow"/>
          <w:rPrChange w:id="189" w:author="JF" w:date="2026-06-28T12:06:00Z">
            <w:rPr/>
          </w:rPrChange>
        </w:rPr>
        <w:t>-USMLE dataset [12], a large-scale clinical question answering benchmark derived from United States Medical Licensing Examination (USMLE) Step 1, 2, and 3 questions. The dataset contains 10,178 training examples and 1,273</w:t>
      </w:r>
      <w:r w:rsidRPr="00D873D3">
        <w:rPr>
          <w:highlight w:val="darkYellow"/>
          <w:rPrChange w:id="190" w:author="JF" w:date="2026-06-28T12:06:00Z">
            <w:rPr/>
          </w:rPrChange>
        </w:rPr>
        <w:t xml:space="preserve"> test examples, each consisting of a clinical vignette, four answer options labeled A through D, and a ground truth answer index. </w:t>
      </w:r>
      <w:proofErr w:type="spellStart"/>
      <w:r w:rsidRPr="00D873D3">
        <w:rPr>
          <w:highlight w:val="darkYellow"/>
          <w:rPrChange w:id="191" w:author="JF" w:date="2026-06-28T12:06:00Z">
            <w:rPr/>
          </w:rPrChange>
        </w:rPr>
        <w:t>MedQA</w:t>
      </w:r>
      <w:proofErr w:type="spellEnd"/>
      <w:r w:rsidRPr="00D873D3">
        <w:rPr>
          <w:highlight w:val="darkYellow"/>
          <w:rPrChange w:id="192" w:author="JF" w:date="2026-06-28T12:06:00Z">
            <w:rPr/>
          </w:rPrChange>
        </w:rPr>
        <w:t>-USMLE is the benchmark of choice for evaluating clinical LLM reasoning and is the primary evaluation target of AMG-RAG [</w:t>
      </w:r>
      <w:r w:rsidRPr="00D873D3">
        <w:rPr>
          <w:highlight w:val="darkYellow"/>
          <w:rPrChange w:id="193" w:author="JF" w:date="2026-06-28T12:06:00Z">
            <w:rPr/>
          </w:rPrChange>
        </w:rPr>
        <w:t xml:space="preserve">5], making it directly appropriate for testing the </w:t>
      </w:r>
      <w:proofErr w:type="spellStart"/>
      <w:r w:rsidRPr="00D873D3">
        <w:rPr>
          <w:highlight w:val="darkYellow"/>
          <w:rPrChange w:id="194" w:author="JF" w:date="2026-06-28T12:06:00Z">
            <w:rPr/>
          </w:rPrChange>
        </w:rPr>
        <w:t>agentic</w:t>
      </w:r>
      <w:proofErr w:type="spellEnd"/>
      <w:r w:rsidRPr="00D873D3">
        <w:rPr>
          <w:highlight w:val="darkYellow"/>
          <w:rPrChange w:id="195" w:author="JF" w:date="2026-06-28T12:06:00Z">
            <w:rPr/>
          </w:rPrChange>
        </w:rPr>
        <w:t xml:space="preserve"> </w:t>
      </w:r>
      <w:proofErr w:type="spellStart"/>
      <w:r w:rsidRPr="00D873D3">
        <w:rPr>
          <w:highlight w:val="darkYellow"/>
          <w:rPrChange w:id="196" w:author="JF" w:date="2026-06-28T12:06:00Z">
            <w:rPr/>
          </w:rPrChange>
        </w:rPr>
        <w:t>GraphRAG</w:t>
      </w:r>
      <w:proofErr w:type="spellEnd"/>
      <w:r w:rsidRPr="00D873D3">
        <w:rPr>
          <w:highlight w:val="darkYellow"/>
          <w:rPrChange w:id="197" w:author="JF" w:date="2026-06-28T12:06:00Z">
            <w:rPr/>
          </w:rPrChange>
        </w:rPr>
        <w:t xml:space="preserve"> paradigm.</w:t>
      </w:r>
    </w:p>
    <w:p w:rsidR="00E621FE" w:rsidRPr="00D873D3" w:rsidRDefault="00ED617F">
      <w:pPr>
        <w:spacing w:before="80" w:after="60"/>
        <w:jc w:val="both"/>
        <w:rPr>
          <w:highlight w:val="darkYellow"/>
          <w:rPrChange w:id="198" w:author="JF" w:date="2026-06-28T12:06:00Z">
            <w:rPr/>
          </w:rPrChange>
        </w:rPr>
      </w:pPr>
      <w:r w:rsidRPr="00D873D3">
        <w:rPr>
          <w:b/>
          <w:bCs/>
          <w:highlight w:val="darkYellow"/>
          <w:rPrChange w:id="199" w:author="JF" w:date="2026-06-28T12:06:00Z">
            <w:rPr>
              <w:b/>
              <w:bCs/>
            </w:rPr>
          </w:rPrChange>
        </w:rPr>
        <w:t>B. Knowledge Base Construction</w:t>
      </w:r>
    </w:p>
    <w:p w:rsidR="00E621FE" w:rsidRPr="00D873D3" w:rsidRDefault="00ED617F">
      <w:pPr>
        <w:spacing w:after="100"/>
        <w:jc w:val="both"/>
        <w:rPr>
          <w:highlight w:val="darkYellow"/>
          <w:rPrChange w:id="200" w:author="JF" w:date="2026-06-28T12:06:00Z">
            <w:rPr/>
          </w:rPrChange>
        </w:rPr>
      </w:pPr>
      <w:r w:rsidRPr="00D873D3">
        <w:rPr>
          <w:highlight w:val="darkYellow"/>
          <w:rPrChange w:id="201" w:author="JF" w:date="2026-06-28T12:06:00Z">
            <w:rPr/>
          </w:rPrChange>
        </w:rPr>
        <w:t xml:space="preserve">The flat-vector RAG knowledge base is constructed from 500 randomly selected </w:t>
      </w:r>
      <w:proofErr w:type="spellStart"/>
      <w:r w:rsidRPr="00D873D3">
        <w:rPr>
          <w:highlight w:val="darkYellow"/>
          <w:rPrChange w:id="202" w:author="JF" w:date="2026-06-28T12:06:00Z">
            <w:rPr/>
          </w:rPrChange>
        </w:rPr>
        <w:t>MedQA</w:t>
      </w:r>
      <w:proofErr w:type="spellEnd"/>
      <w:r w:rsidRPr="00D873D3">
        <w:rPr>
          <w:highlight w:val="darkYellow"/>
          <w:rPrChange w:id="203" w:author="JF" w:date="2026-06-28T12:06:00Z">
            <w:rPr/>
          </w:rPrChange>
        </w:rPr>
        <w:t xml:space="preserve"> training examples, each formatted as a question-answer pair. The</w:t>
      </w:r>
      <w:r w:rsidRPr="00D873D3">
        <w:rPr>
          <w:highlight w:val="darkYellow"/>
          <w:rPrChange w:id="204" w:author="JF" w:date="2026-06-28T12:06:00Z">
            <w:rPr/>
          </w:rPrChange>
        </w:rPr>
        <w:t xml:space="preserve"> </w:t>
      </w:r>
      <w:proofErr w:type="spellStart"/>
      <w:r w:rsidRPr="00D873D3">
        <w:rPr>
          <w:highlight w:val="darkYellow"/>
          <w:rPrChange w:id="205" w:author="JF" w:date="2026-06-28T12:06:00Z">
            <w:rPr/>
          </w:rPrChange>
        </w:rPr>
        <w:t>GraphRAG</w:t>
      </w:r>
      <w:proofErr w:type="spellEnd"/>
      <w:r w:rsidRPr="00D873D3">
        <w:rPr>
          <w:highlight w:val="darkYellow"/>
          <w:rPrChange w:id="206" w:author="JF" w:date="2026-06-28T12:06:00Z">
            <w:rPr/>
          </w:rPrChange>
        </w:rPr>
        <w:t xml:space="preserve"> knowledge graph is constructed from 50 </w:t>
      </w:r>
      <w:proofErr w:type="spellStart"/>
      <w:r w:rsidRPr="00D873D3">
        <w:rPr>
          <w:highlight w:val="darkYellow"/>
          <w:rPrChange w:id="207" w:author="JF" w:date="2026-06-28T12:06:00Z">
            <w:rPr/>
          </w:rPrChange>
        </w:rPr>
        <w:t>MedQA</w:t>
      </w:r>
      <w:proofErr w:type="spellEnd"/>
      <w:r w:rsidRPr="00D873D3">
        <w:rPr>
          <w:highlight w:val="darkYellow"/>
          <w:rPrChange w:id="208" w:author="JF" w:date="2026-06-28T12:06:00Z">
            <w:rPr/>
          </w:rPrChange>
        </w:rPr>
        <w:t xml:space="preserve"> training examples using LLM-driven extraction. The asymmetry in corpus size reflects the computational cost of LLM-driven entity extraction under </w:t>
      </w:r>
      <w:proofErr w:type="spellStart"/>
      <w:r w:rsidRPr="00D873D3">
        <w:rPr>
          <w:highlight w:val="darkYellow"/>
          <w:rPrChange w:id="209" w:author="JF" w:date="2026-06-28T12:06:00Z">
            <w:rPr/>
          </w:rPrChange>
        </w:rPr>
        <w:t>Groq</w:t>
      </w:r>
      <w:proofErr w:type="spellEnd"/>
      <w:r w:rsidRPr="00D873D3">
        <w:rPr>
          <w:highlight w:val="darkYellow"/>
          <w:rPrChange w:id="210" w:author="JF" w:date="2026-06-28T12:06:00Z">
            <w:rPr/>
          </w:rPrChange>
        </w:rPr>
        <w:t xml:space="preserve"> free-tier rate limits (6,000 tokens per minute), w</w:t>
      </w:r>
      <w:r w:rsidRPr="00D873D3">
        <w:rPr>
          <w:highlight w:val="darkYellow"/>
          <w:rPrChange w:id="211" w:author="JF" w:date="2026-06-28T12:06:00Z">
            <w:rPr/>
          </w:rPrChange>
        </w:rPr>
        <w:t>hich constrained graph construction to 50 documents in a practical experimental setting.</w:t>
      </w:r>
    </w:p>
    <w:p w:rsidR="00E621FE" w:rsidRPr="00D873D3" w:rsidRDefault="00ED617F">
      <w:pPr>
        <w:spacing w:before="80" w:after="60"/>
        <w:jc w:val="both"/>
        <w:rPr>
          <w:highlight w:val="darkYellow"/>
          <w:rPrChange w:id="212" w:author="JF" w:date="2026-06-28T12:06:00Z">
            <w:rPr/>
          </w:rPrChange>
        </w:rPr>
      </w:pPr>
      <w:r w:rsidRPr="00D873D3">
        <w:rPr>
          <w:b/>
          <w:bCs/>
          <w:highlight w:val="darkYellow"/>
          <w:rPrChange w:id="213" w:author="JF" w:date="2026-06-28T12:06:00Z">
            <w:rPr>
              <w:b/>
              <w:bCs/>
            </w:rPr>
          </w:rPrChange>
        </w:rPr>
        <w:t>C. Models and APIs</w:t>
      </w:r>
    </w:p>
    <w:p w:rsidR="00E621FE" w:rsidRPr="00D873D3" w:rsidRDefault="00ED617F">
      <w:pPr>
        <w:spacing w:after="100"/>
        <w:jc w:val="both"/>
        <w:rPr>
          <w:highlight w:val="darkYellow"/>
          <w:rPrChange w:id="214" w:author="JF" w:date="2026-06-28T12:06:00Z">
            <w:rPr/>
          </w:rPrChange>
        </w:rPr>
      </w:pPr>
      <w:r w:rsidRPr="00D873D3">
        <w:rPr>
          <w:highlight w:val="darkYellow"/>
          <w:rPrChange w:id="215" w:author="JF" w:date="2026-06-28T12:06:00Z">
            <w:rPr/>
          </w:rPrChange>
        </w:rPr>
        <w:t xml:space="preserve">The LLM backbone for all generation, extraction, and confidence scoring steps is llama-3.3-70b-versatile, accessed via the </w:t>
      </w:r>
      <w:proofErr w:type="spellStart"/>
      <w:r w:rsidRPr="00D873D3">
        <w:rPr>
          <w:highlight w:val="darkYellow"/>
          <w:rPrChange w:id="216" w:author="JF" w:date="2026-06-28T12:06:00Z">
            <w:rPr/>
          </w:rPrChange>
        </w:rPr>
        <w:t>Groq</w:t>
      </w:r>
      <w:proofErr w:type="spellEnd"/>
      <w:r w:rsidRPr="00D873D3">
        <w:rPr>
          <w:highlight w:val="darkYellow"/>
          <w:rPrChange w:id="217" w:author="JF" w:date="2026-06-28T12:06:00Z">
            <w:rPr/>
          </w:rPrChange>
        </w:rPr>
        <w:t xml:space="preserve"> API. Sentence embeddings for both RAG document indexing and </w:t>
      </w:r>
      <w:proofErr w:type="spellStart"/>
      <w:r w:rsidRPr="00D873D3">
        <w:rPr>
          <w:highlight w:val="darkYellow"/>
          <w:rPrChange w:id="218" w:author="JF" w:date="2026-06-28T12:06:00Z">
            <w:rPr/>
          </w:rPrChange>
        </w:rPr>
        <w:t>GraphRAG</w:t>
      </w:r>
      <w:proofErr w:type="spellEnd"/>
      <w:r w:rsidRPr="00D873D3">
        <w:rPr>
          <w:highlight w:val="darkYellow"/>
          <w:rPrChange w:id="219" w:author="JF" w:date="2026-06-28T12:06:00Z">
            <w:rPr/>
          </w:rPrChange>
        </w:rPr>
        <w:t xml:space="preserve"> node retrieval are generated using all-MiniLM-L6-v2 from the sentence-transformers library, running locally on CPU. PubMed abstracts are retrieved via the NCBI Entrez E-utilities API. Al</w:t>
      </w:r>
      <w:r w:rsidRPr="00D873D3">
        <w:rPr>
          <w:highlight w:val="darkYellow"/>
          <w:rPrChange w:id="220" w:author="JF" w:date="2026-06-28T12:06:00Z">
            <w:rPr/>
          </w:rPrChange>
        </w:rPr>
        <w:t xml:space="preserve">l experiments are implemented in Google </w:t>
      </w:r>
      <w:proofErr w:type="spellStart"/>
      <w:r w:rsidRPr="00D873D3">
        <w:rPr>
          <w:highlight w:val="darkYellow"/>
          <w:rPrChange w:id="221" w:author="JF" w:date="2026-06-28T12:06:00Z">
            <w:rPr/>
          </w:rPrChange>
        </w:rPr>
        <w:t>Colab</w:t>
      </w:r>
      <w:proofErr w:type="spellEnd"/>
      <w:r w:rsidRPr="00D873D3">
        <w:rPr>
          <w:highlight w:val="darkYellow"/>
          <w:rPrChange w:id="222" w:author="JF" w:date="2026-06-28T12:06:00Z">
            <w:rPr/>
          </w:rPrChange>
        </w:rPr>
        <w:t xml:space="preserve"> using </w:t>
      </w:r>
      <w:proofErr w:type="spellStart"/>
      <w:r w:rsidRPr="00D873D3">
        <w:rPr>
          <w:highlight w:val="darkYellow"/>
          <w:rPrChange w:id="223" w:author="JF" w:date="2026-06-28T12:06:00Z">
            <w:rPr/>
          </w:rPrChange>
        </w:rPr>
        <w:t>NetworkX</w:t>
      </w:r>
      <w:proofErr w:type="spellEnd"/>
      <w:r w:rsidRPr="00D873D3">
        <w:rPr>
          <w:highlight w:val="darkYellow"/>
          <w:rPrChange w:id="224" w:author="JF" w:date="2026-06-28T12:06:00Z">
            <w:rPr/>
          </w:rPrChange>
        </w:rPr>
        <w:t xml:space="preserve">, FAISS-CPU, and </w:t>
      </w:r>
      <w:proofErr w:type="spellStart"/>
      <w:r w:rsidRPr="00D873D3">
        <w:rPr>
          <w:highlight w:val="darkYellow"/>
          <w:rPrChange w:id="225" w:author="JF" w:date="2026-06-28T12:06:00Z">
            <w:rPr/>
          </w:rPrChange>
        </w:rPr>
        <w:t>HuggingFace</w:t>
      </w:r>
      <w:proofErr w:type="spellEnd"/>
      <w:r w:rsidRPr="00D873D3">
        <w:rPr>
          <w:highlight w:val="darkYellow"/>
          <w:rPrChange w:id="226" w:author="JF" w:date="2026-06-28T12:06:00Z">
            <w:rPr/>
          </w:rPrChange>
        </w:rPr>
        <w:t xml:space="preserve"> Datasets.</w:t>
      </w:r>
    </w:p>
    <w:p w:rsidR="00E621FE" w:rsidRPr="00D873D3" w:rsidRDefault="00ED617F">
      <w:pPr>
        <w:spacing w:before="80" w:after="60"/>
        <w:jc w:val="both"/>
        <w:rPr>
          <w:highlight w:val="darkYellow"/>
          <w:rPrChange w:id="227" w:author="JF" w:date="2026-06-28T12:06:00Z">
            <w:rPr/>
          </w:rPrChange>
        </w:rPr>
      </w:pPr>
      <w:r w:rsidRPr="00D873D3">
        <w:rPr>
          <w:b/>
          <w:bCs/>
          <w:highlight w:val="darkYellow"/>
          <w:rPrChange w:id="228" w:author="JF" w:date="2026-06-28T12:06:00Z">
            <w:rPr>
              <w:b/>
              <w:bCs/>
            </w:rPr>
          </w:rPrChange>
        </w:rPr>
        <w:t>D. Evaluation Protocol</w:t>
      </w:r>
    </w:p>
    <w:p w:rsidR="00E621FE" w:rsidRPr="00D873D3" w:rsidRDefault="00ED617F">
      <w:pPr>
        <w:spacing w:after="100"/>
        <w:jc w:val="both"/>
        <w:rPr>
          <w:highlight w:val="darkYellow"/>
          <w:rPrChange w:id="229" w:author="JF" w:date="2026-06-28T12:06:00Z">
            <w:rPr/>
          </w:rPrChange>
        </w:rPr>
      </w:pPr>
      <w:r w:rsidRPr="00D873D3">
        <w:rPr>
          <w:highlight w:val="darkYellow"/>
          <w:rPrChange w:id="230" w:author="JF" w:date="2026-06-28T12:06:00Z">
            <w:rPr/>
          </w:rPrChange>
        </w:rPr>
        <w:t xml:space="preserve">All five systems are evaluated on the same 20 randomly selected test examples from the </w:t>
      </w:r>
      <w:proofErr w:type="spellStart"/>
      <w:r w:rsidRPr="00D873D3">
        <w:rPr>
          <w:highlight w:val="darkYellow"/>
          <w:rPrChange w:id="231" w:author="JF" w:date="2026-06-28T12:06:00Z">
            <w:rPr/>
          </w:rPrChange>
        </w:rPr>
        <w:t>MedQA</w:t>
      </w:r>
      <w:proofErr w:type="spellEnd"/>
      <w:r w:rsidRPr="00D873D3">
        <w:rPr>
          <w:highlight w:val="darkYellow"/>
          <w:rPrChange w:id="232" w:author="JF" w:date="2026-06-28T12:06:00Z">
            <w:rPr/>
          </w:rPrChange>
        </w:rPr>
        <w:t>-USMLE test split. The evaluation metric i</w:t>
      </w:r>
      <w:r w:rsidRPr="00D873D3">
        <w:rPr>
          <w:highlight w:val="darkYellow"/>
          <w:rPrChange w:id="233" w:author="JF" w:date="2026-06-28T12:06:00Z">
            <w:rPr/>
          </w:rPrChange>
        </w:rPr>
        <w:t xml:space="preserve">s exact-match accuracy: a prediction is correct if and only if the predicted letter matches the ground truth answer index. The 20-sample evaluation size is constrained by </w:t>
      </w:r>
      <w:proofErr w:type="spellStart"/>
      <w:r w:rsidRPr="00D873D3">
        <w:rPr>
          <w:highlight w:val="darkYellow"/>
          <w:rPrChange w:id="234" w:author="JF" w:date="2026-06-28T12:06:00Z">
            <w:rPr/>
          </w:rPrChange>
        </w:rPr>
        <w:t>Groq</w:t>
      </w:r>
      <w:proofErr w:type="spellEnd"/>
      <w:r w:rsidRPr="00D873D3">
        <w:rPr>
          <w:highlight w:val="darkYellow"/>
          <w:rPrChange w:id="235" w:author="JF" w:date="2026-06-28T12:06:00Z">
            <w:rPr/>
          </w:rPrChange>
        </w:rPr>
        <w:t xml:space="preserve"> free-tier rate limits, which impose a daily token budget of approximately 100,00</w:t>
      </w:r>
      <w:r w:rsidRPr="00D873D3">
        <w:rPr>
          <w:highlight w:val="darkYellow"/>
          <w:rPrChange w:id="236" w:author="JF" w:date="2026-06-28T12:06:00Z">
            <w:rPr/>
          </w:rPrChange>
        </w:rPr>
        <w:t>0 tokens. Each system is run sequentially on the same 20 questions with a 2-second inter-call delay. The confidence threshold for agentic self-correction is set at 6 out of 10.</w:t>
      </w:r>
    </w:p>
    <w:p w:rsidR="00E621FE" w:rsidRPr="00D873D3" w:rsidRDefault="00ED617F">
      <w:pPr>
        <w:spacing w:before="80" w:after="60"/>
        <w:jc w:val="both"/>
        <w:rPr>
          <w:highlight w:val="darkYellow"/>
          <w:rPrChange w:id="237" w:author="JF" w:date="2026-06-28T12:06:00Z">
            <w:rPr/>
          </w:rPrChange>
        </w:rPr>
      </w:pPr>
      <w:r w:rsidRPr="00D873D3">
        <w:rPr>
          <w:b/>
          <w:bCs/>
          <w:highlight w:val="darkYellow"/>
          <w:rPrChange w:id="238" w:author="JF" w:date="2026-06-28T12:06:00Z">
            <w:rPr>
              <w:b/>
              <w:bCs/>
            </w:rPr>
          </w:rPrChange>
        </w:rPr>
        <w:t>E. Evaluation Metric</w:t>
      </w:r>
    </w:p>
    <w:p w:rsidR="00E621FE" w:rsidRDefault="00ED617F">
      <w:pPr>
        <w:spacing w:after="100"/>
        <w:jc w:val="both"/>
      </w:pPr>
      <w:r w:rsidRPr="00D873D3">
        <w:rPr>
          <w:highlight w:val="darkYellow"/>
          <w:rPrChange w:id="239" w:author="JF" w:date="2026-06-28T12:06:00Z">
            <w:rPr/>
          </w:rPrChange>
        </w:rPr>
        <w:t>Accuracy is computed as the proportion of correctly predic</w:t>
      </w:r>
      <w:r w:rsidRPr="00D873D3">
        <w:rPr>
          <w:highlight w:val="darkYellow"/>
          <w:rPrChange w:id="240" w:author="JF" w:date="2026-06-28T12:06:00Z">
            <w:rPr/>
          </w:rPrChange>
        </w:rPr>
        <w:t>ted answers across the 20 test samples. While a larger evaluation set would yield greater statistical power, the controlled 20-sample protocol ensures that differences across systems reflect retrieval strategy differences rather than sampling variation, si</w:t>
      </w:r>
      <w:r w:rsidRPr="00D873D3">
        <w:rPr>
          <w:highlight w:val="darkYellow"/>
          <w:rPrChange w:id="241" w:author="JF" w:date="2026-06-28T12:06:00Z">
            <w:rPr/>
          </w:rPrChange>
        </w:rPr>
        <w:t>nce all five systems are evaluated on identical questions in identical order.</w:t>
      </w:r>
    </w:p>
    <w:p w:rsidR="00E621FE" w:rsidRDefault="00ED617F" w:rsidP="00E1716E">
      <w:pPr>
        <w:spacing w:before="160" w:after="80"/>
        <w:jc w:val="center"/>
      </w:pPr>
      <w:r>
        <w:t xml:space="preserve">V. </w:t>
      </w:r>
      <w:proofErr w:type="spellStart"/>
      <w:ins w:id="242" w:author="JF" w:date="2026-06-28T12:13:00Z">
        <w:r w:rsidR="00E1716E">
          <w:t>Experimentaions</w:t>
        </w:r>
        <w:proofErr w:type="spellEnd"/>
        <w:r w:rsidR="00E1716E">
          <w:t xml:space="preserve"> and Scenarios of Use </w:t>
        </w:r>
      </w:ins>
      <w:del w:id="243" w:author="JF" w:date="2026-06-28T12:13:00Z">
        <w:r w:rsidDel="00E1716E">
          <w:delText>RESULTS</w:delText>
        </w:r>
      </w:del>
    </w:p>
    <w:p w:rsidR="00FA5C04" w:rsidRDefault="00FA5C04">
      <w:pPr>
        <w:spacing w:before="80" w:after="80"/>
        <w:jc w:val="center"/>
        <w:rPr>
          <w:b/>
        </w:rPr>
      </w:pPr>
    </w:p>
    <w:p w:rsidR="00E621FE" w:rsidRDefault="00ED617F">
      <w:pPr>
        <w:spacing w:before="80" w:after="80"/>
        <w:jc w:val="center"/>
        <w:rPr>
          <w:b/>
        </w:rPr>
      </w:pPr>
      <w:r>
        <w:rPr>
          <w:b/>
        </w:rPr>
        <w:t>TABLE I</w:t>
      </w:r>
    </w:p>
    <w:tbl>
      <w:tblPr>
        <w:tblpPr w:leftFromText="180" w:rightFromText="180" w:vertAnchor="text" w:horzAnchor="page" w:tblpX="6266" w:tblpY="27"/>
        <w:tblW w:w="5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tblPr>
      <w:tblGrid>
        <w:gridCol w:w="1839"/>
        <w:gridCol w:w="907"/>
        <w:gridCol w:w="2744"/>
      </w:tblGrid>
      <w:tr w:rsidR="00425C62" w:rsidTr="00425C62">
        <w:trPr>
          <w:trHeight w:val="105"/>
          <w:tblHeader/>
        </w:trPr>
        <w:tc>
          <w:tcPr>
            <w:tcW w:w="1839" w:type="dxa"/>
            <w:shd w:val="clear" w:color="auto" w:fill="D9D9D9"/>
            <w:tcMar>
              <w:top w:w="80" w:type="dxa"/>
              <w:left w:w="120" w:type="dxa"/>
              <w:bottom w:w="80" w:type="dxa"/>
              <w:right w:w="120" w:type="dxa"/>
            </w:tcMar>
          </w:tcPr>
          <w:p w:rsidR="00425C62" w:rsidRDefault="00425C62" w:rsidP="00425C62">
            <w:pPr>
              <w:jc w:val="center"/>
            </w:pPr>
            <w:r>
              <w:rPr>
                <w:b/>
              </w:rPr>
              <w:t>System</w:t>
            </w:r>
          </w:p>
        </w:tc>
        <w:tc>
          <w:tcPr>
            <w:tcW w:w="907" w:type="dxa"/>
            <w:shd w:val="clear" w:color="auto" w:fill="D9D9D9"/>
            <w:tcMar>
              <w:top w:w="80" w:type="dxa"/>
              <w:left w:w="120" w:type="dxa"/>
              <w:bottom w:w="80" w:type="dxa"/>
              <w:right w:w="120" w:type="dxa"/>
            </w:tcMar>
          </w:tcPr>
          <w:p w:rsidR="00425C62" w:rsidRDefault="00425C62" w:rsidP="00425C62">
            <w:pPr>
              <w:jc w:val="center"/>
            </w:pPr>
            <w:r>
              <w:rPr>
                <w:b/>
              </w:rPr>
              <w:t>Correct / 20</w:t>
            </w:r>
          </w:p>
        </w:tc>
        <w:tc>
          <w:tcPr>
            <w:tcW w:w="2744" w:type="dxa"/>
            <w:shd w:val="clear" w:color="auto" w:fill="D9D9D9"/>
            <w:tcMar>
              <w:top w:w="80" w:type="dxa"/>
              <w:left w:w="120" w:type="dxa"/>
              <w:bottom w:w="80" w:type="dxa"/>
              <w:right w:w="120" w:type="dxa"/>
            </w:tcMar>
          </w:tcPr>
          <w:p w:rsidR="00425C62" w:rsidRDefault="00425C62" w:rsidP="00425C62">
            <w:pPr>
              <w:jc w:val="center"/>
            </w:pPr>
            <w:r>
              <w:rPr>
                <w:b/>
              </w:rPr>
              <w:t>Accuracy (%)</w:t>
            </w:r>
          </w:p>
        </w:tc>
      </w:tr>
      <w:tr w:rsidR="00425C62" w:rsidTr="00425C62">
        <w:trPr>
          <w:trHeight w:val="98"/>
        </w:trPr>
        <w:tc>
          <w:tcPr>
            <w:tcW w:w="1839" w:type="dxa"/>
            <w:tcMar>
              <w:top w:w="80" w:type="dxa"/>
              <w:left w:w="120" w:type="dxa"/>
              <w:bottom w:w="80" w:type="dxa"/>
              <w:right w:w="120" w:type="dxa"/>
            </w:tcMar>
          </w:tcPr>
          <w:p w:rsidR="00425C62" w:rsidRDefault="00425C62" w:rsidP="00425C62">
            <w:r>
              <w:t>Baseline LLM (No Retrieval)</w:t>
            </w:r>
          </w:p>
        </w:tc>
        <w:tc>
          <w:tcPr>
            <w:tcW w:w="907" w:type="dxa"/>
            <w:tcMar>
              <w:top w:w="80" w:type="dxa"/>
              <w:left w:w="120" w:type="dxa"/>
              <w:bottom w:w="80" w:type="dxa"/>
              <w:right w:w="120" w:type="dxa"/>
            </w:tcMar>
          </w:tcPr>
          <w:p w:rsidR="00425C62" w:rsidRDefault="00425C62" w:rsidP="00425C62">
            <w:pPr>
              <w:jc w:val="center"/>
            </w:pPr>
            <w:r>
              <w:t>14</w:t>
            </w:r>
          </w:p>
        </w:tc>
        <w:tc>
          <w:tcPr>
            <w:tcW w:w="2744" w:type="dxa"/>
            <w:tcMar>
              <w:top w:w="80" w:type="dxa"/>
              <w:left w:w="120" w:type="dxa"/>
              <w:bottom w:w="80" w:type="dxa"/>
              <w:right w:w="120" w:type="dxa"/>
            </w:tcMar>
          </w:tcPr>
          <w:p w:rsidR="00425C62" w:rsidRDefault="00425C62" w:rsidP="00425C62">
            <w:pPr>
              <w:jc w:val="center"/>
            </w:pPr>
            <w:r>
              <w:t>70.0</w:t>
            </w:r>
          </w:p>
        </w:tc>
      </w:tr>
      <w:tr w:rsidR="00425C62" w:rsidTr="00425C62">
        <w:trPr>
          <w:trHeight w:val="105"/>
        </w:trPr>
        <w:tc>
          <w:tcPr>
            <w:tcW w:w="1839" w:type="dxa"/>
            <w:tcMar>
              <w:top w:w="80" w:type="dxa"/>
              <w:left w:w="120" w:type="dxa"/>
              <w:bottom w:w="80" w:type="dxa"/>
              <w:right w:w="120" w:type="dxa"/>
            </w:tcMar>
          </w:tcPr>
          <w:p w:rsidR="00425C62" w:rsidRDefault="00425C62" w:rsidP="00425C62">
            <w:r>
              <w:t>Flat-Vector RAG</w:t>
            </w:r>
          </w:p>
        </w:tc>
        <w:tc>
          <w:tcPr>
            <w:tcW w:w="907" w:type="dxa"/>
            <w:tcMar>
              <w:top w:w="80" w:type="dxa"/>
              <w:left w:w="120" w:type="dxa"/>
              <w:bottom w:w="80" w:type="dxa"/>
              <w:right w:w="120" w:type="dxa"/>
            </w:tcMar>
          </w:tcPr>
          <w:p w:rsidR="00425C62" w:rsidRDefault="00425C62" w:rsidP="00425C62">
            <w:pPr>
              <w:jc w:val="center"/>
            </w:pPr>
            <w:r>
              <w:t>13</w:t>
            </w:r>
          </w:p>
        </w:tc>
        <w:tc>
          <w:tcPr>
            <w:tcW w:w="2744" w:type="dxa"/>
            <w:tcMar>
              <w:top w:w="80" w:type="dxa"/>
              <w:left w:w="120" w:type="dxa"/>
              <w:bottom w:w="80" w:type="dxa"/>
              <w:right w:w="120" w:type="dxa"/>
            </w:tcMar>
          </w:tcPr>
          <w:p w:rsidR="00425C62" w:rsidRDefault="00425C62" w:rsidP="00425C62">
            <w:pPr>
              <w:jc w:val="center"/>
            </w:pPr>
            <w:r>
              <w:t>65.0</w:t>
            </w:r>
          </w:p>
        </w:tc>
      </w:tr>
      <w:tr w:rsidR="00425C62" w:rsidTr="00425C62">
        <w:trPr>
          <w:trHeight w:val="105"/>
        </w:trPr>
        <w:tc>
          <w:tcPr>
            <w:tcW w:w="1839" w:type="dxa"/>
            <w:tcMar>
              <w:top w:w="80" w:type="dxa"/>
              <w:left w:w="120" w:type="dxa"/>
              <w:bottom w:w="80" w:type="dxa"/>
              <w:right w:w="120" w:type="dxa"/>
            </w:tcMar>
          </w:tcPr>
          <w:p w:rsidR="00425C62" w:rsidRDefault="00425C62" w:rsidP="00425C62">
            <w:r>
              <w:t xml:space="preserve">Static </w:t>
            </w:r>
            <w:proofErr w:type="spellStart"/>
            <w:r>
              <w:t>GraphRAG</w:t>
            </w:r>
            <w:proofErr w:type="spellEnd"/>
          </w:p>
        </w:tc>
        <w:tc>
          <w:tcPr>
            <w:tcW w:w="907" w:type="dxa"/>
            <w:tcMar>
              <w:top w:w="80" w:type="dxa"/>
              <w:left w:w="120" w:type="dxa"/>
              <w:bottom w:w="80" w:type="dxa"/>
              <w:right w:w="120" w:type="dxa"/>
            </w:tcMar>
          </w:tcPr>
          <w:p w:rsidR="00425C62" w:rsidRDefault="00425C62" w:rsidP="00425C62">
            <w:pPr>
              <w:jc w:val="center"/>
            </w:pPr>
            <w:r>
              <w:t>14</w:t>
            </w:r>
          </w:p>
        </w:tc>
        <w:tc>
          <w:tcPr>
            <w:tcW w:w="2744" w:type="dxa"/>
            <w:tcMar>
              <w:top w:w="80" w:type="dxa"/>
              <w:left w:w="120" w:type="dxa"/>
              <w:bottom w:w="80" w:type="dxa"/>
              <w:right w:w="120" w:type="dxa"/>
            </w:tcMar>
          </w:tcPr>
          <w:p w:rsidR="00425C62" w:rsidRDefault="00425C62" w:rsidP="00425C62">
            <w:pPr>
              <w:jc w:val="center"/>
            </w:pPr>
            <w:r>
              <w:t>70.0</w:t>
            </w:r>
          </w:p>
        </w:tc>
      </w:tr>
      <w:tr w:rsidR="00425C62" w:rsidTr="00425C62">
        <w:trPr>
          <w:trHeight w:val="98"/>
        </w:trPr>
        <w:tc>
          <w:tcPr>
            <w:tcW w:w="1839" w:type="dxa"/>
            <w:tcMar>
              <w:top w:w="80" w:type="dxa"/>
              <w:left w:w="120" w:type="dxa"/>
              <w:bottom w:w="80" w:type="dxa"/>
              <w:right w:w="120" w:type="dxa"/>
            </w:tcMar>
          </w:tcPr>
          <w:p w:rsidR="00425C62" w:rsidRDefault="00425C62" w:rsidP="00425C62">
            <w:proofErr w:type="spellStart"/>
            <w:r>
              <w:t>Agentic</w:t>
            </w:r>
            <w:proofErr w:type="spellEnd"/>
            <w:r>
              <w:t xml:space="preserve"> </w:t>
            </w:r>
            <w:proofErr w:type="spellStart"/>
            <w:r>
              <w:t>GraphRAG</w:t>
            </w:r>
            <w:proofErr w:type="spellEnd"/>
            <w:r>
              <w:t xml:space="preserve"> + Self-Correction</w:t>
            </w:r>
          </w:p>
        </w:tc>
        <w:tc>
          <w:tcPr>
            <w:tcW w:w="907" w:type="dxa"/>
            <w:tcMar>
              <w:top w:w="80" w:type="dxa"/>
              <w:left w:w="120" w:type="dxa"/>
              <w:bottom w:w="80" w:type="dxa"/>
              <w:right w:w="120" w:type="dxa"/>
            </w:tcMar>
          </w:tcPr>
          <w:p w:rsidR="00425C62" w:rsidRDefault="00425C62" w:rsidP="00425C62">
            <w:pPr>
              <w:jc w:val="center"/>
            </w:pPr>
            <w:r>
              <w:t>15</w:t>
            </w:r>
          </w:p>
        </w:tc>
        <w:tc>
          <w:tcPr>
            <w:tcW w:w="2744" w:type="dxa"/>
            <w:tcMar>
              <w:top w:w="80" w:type="dxa"/>
              <w:left w:w="120" w:type="dxa"/>
              <w:bottom w:w="80" w:type="dxa"/>
              <w:right w:w="120" w:type="dxa"/>
            </w:tcMar>
          </w:tcPr>
          <w:p w:rsidR="00425C62" w:rsidRDefault="00425C62" w:rsidP="00425C62">
            <w:pPr>
              <w:jc w:val="center"/>
            </w:pPr>
            <w:r>
              <w:t>75.0</w:t>
            </w:r>
          </w:p>
        </w:tc>
      </w:tr>
      <w:tr w:rsidR="00425C62" w:rsidTr="00425C62">
        <w:trPr>
          <w:trHeight w:val="105"/>
        </w:trPr>
        <w:tc>
          <w:tcPr>
            <w:tcW w:w="1839" w:type="dxa"/>
            <w:tcMar>
              <w:top w:w="80" w:type="dxa"/>
              <w:left w:w="120" w:type="dxa"/>
              <w:bottom w:w="80" w:type="dxa"/>
              <w:right w:w="120" w:type="dxa"/>
            </w:tcMar>
          </w:tcPr>
          <w:p w:rsidR="00425C62" w:rsidRDefault="00425C62" w:rsidP="00425C62">
            <w:proofErr w:type="spellStart"/>
            <w:r>
              <w:rPr>
                <w:b/>
              </w:rPr>
              <w:t>Agentic</w:t>
            </w:r>
            <w:proofErr w:type="spellEnd"/>
            <w:r>
              <w:rPr>
                <w:b/>
              </w:rPr>
              <w:t xml:space="preserve"> </w:t>
            </w:r>
            <w:proofErr w:type="spellStart"/>
            <w:r>
              <w:rPr>
                <w:b/>
              </w:rPr>
              <w:t>GraphRAG</w:t>
            </w:r>
            <w:proofErr w:type="spellEnd"/>
            <w:r>
              <w:rPr>
                <w:b/>
              </w:rPr>
              <w:t xml:space="preserve"> + Dynamic </w:t>
            </w:r>
            <w:proofErr w:type="spellStart"/>
            <w:r>
              <w:rPr>
                <w:b/>
              </w:rPr>
              <w:t>PubMed</w:t>
            </w:r>
            <w:proofErr w:type="spellEnd"/>
          </w:p>
        </w:tc>
        <w:tc>
          <w:tcPr>
            <w:tcW w:w="907" w:type="dxa"/>
            <w:tcMar>
              <w:top w:w="80" w:type="dxa"/>
              <w:left w:w="120" w:type="dxa"/>
              <w:bottom w:w="80" w:type="dxa"/>
              <w:right w:w="120" w:type="dxa"/>
            </w:tcMar>
          </w:tcPr>
          <w:p w:rsidR="00425C62" w:rsidRDefault="00425C62" w:rsidP="00425C62">
            <w:pPr>
              <w:jc w:val="center"/>
            </w:pPr>
            <w:r>
              <w:rPr>
                <w:b/>
              </w:rPr>
              <w:t>15</w:t>
            </w:r>
          </w:p>
        </w:tc>
        <w:tc>
          <w:tcPr>
            <w:tcW w:w="2744" w:type="dxa"/>
            <w:tcMar>
              <w:top w:w="80" w:type="dxa"/>
              <w:left w:w="120" w:type="dxa"/>
              <w:bottom w:w="80" w:type="dxa"/>
              <w:right w:w="120" w:type="dxa"/>
            </w:tcMar>
          </w:tcPr>
          <w:p w:rsidR="00425C62" w:rsidRDefault="00425C62" w:rsidP="00425C62">
            <w:pPr>
              <w:jc w:val="center"/>
            </w:pPr>
            <w:r>
              <w:rPr>
                <w:b/>
              </w:rPr>
              <w:t>75.0</w:t>
            </w:r>
          </w:p>
        </w:tc>
      </w:tr>
    </w:tbl>
    <w:p w:rsidR="00425C62" w:rsidRDefault="00425C62" w:rsidP="00425C62">
      <w:pPr>
        <w:spacing w:after="80"/>
      </w:pPr>
    </w:p>
    <w:p w:rsidR="00E621FE" w:rsidRDefault="00FA5C04" w:rsidP="00FA5C04">
      <w:pPr>
        <w:spacing w:after="80"/>
      </w:pPr>
      <w:commentRangeStart w:id="244"/>
      <w:r>
        <w:t>Table</w:t>
      </w:r>
      <w:commentRangeEnd w:id="244"/>
      <w:r w:rsidR="00E1716E">
        <w:rPr>
          <w:rStyle w:val="CommentReference"/>
        </w:rPr>
        <w:commentReference w:id="244"/>
      </w:r>
      <w:r>
        <w:t xml:space="preserve"> I: Accuracy of Five Retrieval Architectures on 20-Sample </w:t>
      </w:r>
      <w:proofErr w:type="spellStart"/>
      <w:r>
        <w:t>MedQA</w:t>
      </w:r>
      <w:proofErr w:type="spellEnd"/>
      <w:r>
        <w:t>-USMLE Test Set</w:t>
      </w:r>
    </w:p>
    <w:p w:rsidR="00E621FE" w:rsidRDefault="00ED617F">
      <w:pPr>
        <w:spacing w:before="120" w:after="100"/>
        <w:jc w:val="both"/>
      </w:pPr>
      <w:r>
        <w:t xml:space="preserve">Table I reports the exact-match accuracy of all five systems on the 20-sample </w:t>
      </w:r>
      <w:proofErr w:type="spellStart"/>
      <w:r>
        <w:t>MedQA</w:t>
      </w:r>
      <w:proofErr w:type="spellEnd"/>
      <w:r>
        <w:t xml:space="preserve">-USMLE test set. The results confirm </w:t>
      </w:r>
      <w:r>
        <w:t>the core hypothesis of this paper: each successive step in the retrieval architecture hierarchy produces equal or greater accuracy than the one it extends, with the two agentic systems jointly achieving the highest accuracy of 75.0%.</w:t>
      </w:r>
    </w:p>
    <w:p w:rsidR="00E621FE" w:rsidRDefault="00ED617F">
      <w:pPr>
        <w:spacing w:after="100"/>
        <w:jc w:val="both"/>
      </w:pPr>
      <w:r>
        <w:t>RQ1: Does graph-struct</w:t>
      </w:r>
      <w:r>
        <w:t>ured retrieval reduce the clinical reasoning degradation introduced by flat-vector RAG? The results provide a clear affirmative answer. Flat-vector RAG scores 65.0% (13/20), which is 5 percentage points below the no-retrieval baseline of 70.0% (14/20). Thi</w:t>
      </w:r>
      <w:r>
        <w:t xml:space="preserve">s confirms the retrieval noise hypothesis: semantic similarity retrieval over a 500-document corpus introduces misleading context that actively degrades LLM reasoning on clinical questions. Static </w:t>
      </w:r>
      <w:proofErr w:type="spellStart"/>
      <w:r>
        <w:t>GraphRAG</w:t>
      </w:r>
      <w:proofErr w:type="spellEnd"/>
      <w:r>
        <w:t xml:space="preserve"> recovers this deficit entirely, matching the basel</w:t>
      </w:r>
      <w:r>
        <w:t>ine at 70.0% (14/20). The structured graph traversal eliminates the noise introduced by flat-vector retrieval, validating that relational precision is a necessary property of clinical retrieval systems.</w:t>
      </w:r>
    </w:p>
    <w:p w:rsidR="00E621FE" w:rsidRDefault="00ED617F">
      <w:pPr>
        <w:spacing w:after="100"/>
        <w:jc w:val="both"/>
      </w:pPr>
      <w:r>
        <w:t>RQ2: Does agentic self-correction under confidence un</w:t>
      </w:r>
      <w:r>
        <w:t xml:space="preserve">certainty produce measurable accuracy gains over static </w:t>
      </w:r>
      <w:proofErr w:type="spellStart"/>
      <w:r>
        <w:t>GraphRAG</w:t>
      </w:r>
      <w:proofErr w:type="spellEnd"/>
      <w:r>
        <w:t xml:space="preserve">? Yes. </w:t>
      </w:r>
      <w:proofErr w:type="spellStart"/>
      <w:r>
        <w:t>Agentic</w:t>
      </w:r>
      <w:proofErr w:type="spellEnd"/>
      <w:r>
        <w:t xml:space="preserve"> </w:t>
      </w:r>
      <w:proofErr w:type="spellStart"/>
      <w:r>
        <w:t>GraphRAG</w:t>
      </w:r>
      <w:proofErr w:type="spellEnd"/>
      <w:r>
        <w:t xml:space="preserve"> with self-correction achieves 75.0% (15/20), a 5</w:t>
      </w:r>
      <w:r w:rsidR="00830F0C">
        <w:t xml:space="preserve">% </w:t>
      </w:r>
      <w:r>
        <w:t xml:space="preserve">improvement over static </w:t>
      </w:r>
      <w:proofErr w:type="spellStart"/>
      <w:r>
        <w:t>GraphRAG</w:t>
      </w:r>
      <w:proofErr w:type="spellEnd"/>
      <w:r>
        <w:t>. Analysis of the execution log reveals that self-correction was triggered on 10 of 20</w:t>
      </w:r>
      <w:r>
        <w:t xml:space="preserve"> questions—those for which the model assigned a confidence score below the threshold of 6/10. Of these 10 self-corrected questions, 8 were answered correctly (80.0%), compared to 7 of 10 (70.0%) on questions where self-correction was not triggered. The two</w:t>
      </w:r>
      <w:r>
        <w:t xml:space="preserve"> self-correction failures (Q1 and Q4) were cases where the expanded subgraph context did not contain sufficiently discriminative relational evidence to revise the initial incorrect answer. These findings confirm that confidence-gated self-correction is a p</w:t>
      </w:r>
      <w:r>
        <w:t>roductive reasoning strategy for clinical QA, consistently improving performance on the subset of questions the model identifies as uncertain.</w:t>
      </w:r>
    </w:p>
    <w:p w:rsidR="00E621FE" w:rsidRDefault="00ED617F">
      <w:pPr>
        <w:spacing w:after="100"/>
        <w:jc w:val="both"/>
      </w:pPr>
      <w:r>
        <w:t>RQ3: Does dynamic PubMed integration further improve performance over a self-correcting but static graph? The ful</w:t>
      </w:r>
      <w:r>
        <w:t xml:space="preserve">l </w:t>
      </w:r>
      <w:proofErr w:type="spellStart"/>
      <w:r>
        <w:t>Agentic</w:t>
      </w:r>
      <w:proofErr w:type="spellEnd"/>
      <w:r>
        <w:t xml:space="preserve"> </w:t>
      </w:r>
      <w:proofErr w:type="spellStart"/>
      <w:r>
        <w:t>GraphRAG</w:t>
      </w:r>
      <w:proofErr w:type="spellEnd"/>
      <w:r>
        <w:t xml:space="preserve"> pipeline with live PubMed updates achieves 75.0% (15/20), matching but not exceeding the self-correction-only system. This parity result warrants careful interpretation. On 10 of 20 questions the system triggered self-correction, and in </w:t>
      </w:r>
      <w:r>
        <w:t>those cases the expanded context explicitly incorporated freshly retrieved PubMed entities—yet the overall accuracy ceiling was not raised. Two explanations are consistent with this outcome. First, the PubMed search query is derived from the first 100 char</w:t>
      </w:r>
      <w:r>
        <w:t>acters of the clinical vignette, a heuristic that may not reliably surface the most clinically discriminative literature for multi-hop reasoning questions. Second, the self-correction loop absorbs the benefit of dynamic graph expansion: questions that need</w:t>
      </w:r>
      <w:r>
        <w:t>ed the additional PubMed context to revise an initial answer were already being re-evaluated with an expanded subgraph. Nevertheless, dynamic PubMed integration does not degrade performance relative to the static agentic baseline, and its architectural con</w:t>
      </w:r>
      <w:r>
        <w:t>tribution—ensuring the graph remains current with live biomedical literature—has value that accuracy on a 20-sample test cannot fully capture.</w:t>
      </w:r>
    </w:p>
    <w:p w:rsidR="00E621FE" w:rsidRDefault="00ED617F">
      <w:pPr>
        <w:spacing w:after="100"/>
        <w:jc w:val="both"/>
      </w:pPr>
      <w:r>
        <w:t>Taken together, the results establish a coherent empirical trajectory: flat-vector RAG degrades below the paramet</w:t>
      </w:r>
      <w:r>
        <w:t>ric baseline due to retrieval noise; graph-structured retrieval recovers that baseline by enforcing relational precision; and agentic self-correction lifts accuracy by a further 5 percentage points by introducing deliberative uncertainty resolution. The eq</w:t>
      </w:r>
      <w:r>
        <w:t>ual performance of the static and dynamic agentic systems on this 20-sample evaluation does not undermine the architectural case for dynamic graph updates—it identifies query formulation for PubMed retrieval as the primary target for future improvement.</w:t>
      </w:r>
    </w:p>
    <w:p w:rsidR="00E621FE" w:rsidRDefault="00ED617F">
      <w:pPr>
        <w:spacing w:before="160" w:after="80"/>
        <w:jc w:val="center"/>
      </w:pPr>
      <w:commentRangeStart w:id="245"/>
      <w:r>
        <w:t>RE</w:t>
      </w:r>
      <w:r>
        <w:t>FERENCES</w:t>
      </w:r>
      <w:commentRangeEnd w:id="245"/>
      <w:r>
        <w:rPr>
          <w:rStyle w:val="CommentReference"/>
        </w:rPr>
        <w:commentReference w:id="245"/>
      </w:r>
    </w:p>
    <w:p w:rsidR="00E621FE" w:rsidRDefault="00ED617F">
      <w:pPr>
        <w:spacing w:after="60"/>
        <w:jc w:val="both"/>
      </w:pPr>
      <w:r>
        <w:t xml:space="preserve">[1] K. </w:t>
      </w:r>
      <w:proofErr w:type="spellStart"/>
      <w:r>
        <w:t>Singhal</w:t>
      </w:r>
      <w:proofErr w:type="spellEnd"/>
      <w:r>
        <w:t xml:space="preserve"> </w:t>
      </w:r>
      <w:commentRangeStart w:id="246"/>
      <w:r>
        <w:t>et al</w:t>
      </w:r>
      <w:commentRangeEnd w:id="246"/>
      <w:r>
        <w:rPr>
          <w:rStyle w:val="CommentReference"/>
        </w:rPr>
        <w:commentReference w:id="246"/>
      </w:r>
      <w:proofErr w:type="gramStart"/>
      <w:r>
        <w:t>.,</w:t>
      </w:r>
      <w:proofErr w:type="gramEnd"/>
      <w:r>
        <w:t xml:space="preserve"> “Large Language Models Encode Clinical Knowledge,” Nature, 2023.</w:t>
      </w:r>
    </w:p>
    <w:p w:rsidR="00E621FE" w:rsidRDefault="00ED617F">
      <w:pPr>
        <w:spacing w:after="60"/>
        <w:jc w:val="both"/>
      </w:pPr>
      <w:proofErr w:type="gramStart"/>
      <w:r>
        <w:t xml:space="preserve">[2] O. </w:t>
      </w:r>
      <w:proofErr w:type="spellStart"/>
      <w:r>
        <w:t>Rohanian</w:t>
      </w:r>
      <w:proofErr w:type="spellEnd"/>
      <w:r>
        <w:t xml:space="preserve"> et al., “On the Ability of LLMs to Identify Named Entities in Biomedical Text,” ACL, 2024.</w:t>
      </w:r>
      <w:proofErr w:type="gramEnd"/>
    </w:p>
    <w:p w:rsidR="00E621FE" w:rsidRDefault="00ED617F">
      <w:pPr>
        <w:spacing w:after="60"/>
        <w:jc w:val="both"/>
      </w:pPr>
      <w:r>
        <w:t xml:space="preserve">[3] P. Lewis et al., “Retrieval-Augmented Generation for Knowledge-Intensive NLP Tasks,” </w:t>
      </w:r>
      <w:proofErr w:type="spellStart"/>
      <w:r>
        <w:t>NeurIPS</w:t>
      </w:r>
      <w:proofErr w:type="spellEnd"/>
      <w:r>
        <w:t>, 2020.</w:t>
      </w:r>
    </w:p>
    <w:p w:rsidR="00E621FE" w:rsidRDefault="00ED617F">
      <w:pPr>
        <w:spacing w:after="60"/>
        <w:jc w:val="both"/>
      </w:pPr>
      <w:r>
        <w:t>[4] D. Edge et al., “From Local to Global: A Graph RAG Approach to Query-Focused Summarization,” arXiv</w:t>
      </w:r>
      <w:proofErr w:type="gramStart"/>
      <w:r>
        <w:t>:2404.16130</w:t>
      </w:r>
      <w:proofErr w:type="gramEnd"/>
      <w:r>
        <w:t>, 2024.</w:t>
      </w:r>
    </w:p>
    <w:p w:rsidR="00E621FE" w:rsidRDefault="00ED617F">
      <w:pPr>
        <w:spacing w:after="60"/>
        <w:jc w:val="both"/>
      </w:pPr>
      <w:r>
        <w:t>[5] M. R. Rezaei et al., “Agent</w:t>
      </w:r>
      <w:r>
        <w:t>ic Medical Knowledge Graphs Enhance Medical Question Answering,” EMNLP Findings, 2025.</w:t>
      </w:r>
    </w:p>
    <w:p w:rsidR="00E621FE" w:rsidRDefault="00ED617F">
      <w:pPr>
        <w:spacing w:after="60"/>
        <w:jc w:val="both"/>
      </w:pPr>
      <w:r>
        <w:t>[6] X. Zhi et al., “Reinventing Clinical Dialogue: Agentic Paradigms for LLM-Enabled Healthcare Communication,” arXiv</w:t>
      </w:r>
      <w:proofErr w:type="gramStart"/>
      <w:r>
        <w:t>:2512.01453</w:t>
      </w:r>
      <w:proofErr w:type="gramEnd"/>
      <w:r>
        <w:t>, 2025.</w:t>
      </w:r>
    </w:p>
    <w:p w:rsidR="00E621FE" w:rsidRDefault="00ED617F">
      <w:pPr>
        <w:spacing w:after="60"/>
        <w:jc w:val="both"/>
      </w:pPr>
      <w:r>
        <w:t>[7] H. Trivedi et al., “Interleav</w:t>
      </w:r>
      <w:r>
        <w:t>ing Retrieval with Chain-of-Thought Reasoning for Knowledge-Intensive Multi-Step Questions,” ACL, 2023.</w:t>
      </w:r>
    </w:p>
    <w:p w:rsidR="00E621FE" w:rsidRDefault="00ED617F">
      <w:pPr>
        <w:spacing w:after="60"/>
        <w:jc w:val="both"/>
      </w:pPr>
      <w:r>
        <w:t>[8] S. Ahmad et al., “Benchmarking Vector, Graph and Hybrid RAG Pipelines for Open Radio Access Networks,” arXiv</w:t>
      </w:r>
      <w:proofErr w:type="gramStart"/>
      <w:r>
        <w:t>:2507.03608</w:t>
      </w:r>
      <w:proofErr w:type="gramEnd"/>
      <w:r>
        <w:t>, 2025.</w:t>
      </w:r>
    </w:p>
    <w:p w:rsidR="00E621FE" w:rsidRDefault="00ED617F">
      <w:pPr>
        <w:spacing w:after="60"/>
        <w:jc w:val="both"/>
      </w:pPr>
      <w:r>
        <w:t xml:space="preserve">[9] Y. Zhang et al., </w:t>
      </w:r>
      <w:r>
        <w:t>“</w:t>
      </w:r>
      <w:proofErr w:type="spellStart"/>
      <w:r>
        <w:t>LeanRAG</w:t>
      </w:r>
      <w:proofErr w:type="spellEnd"/>
      <w:r>
        <w:t>: Knowledge-Graph-Based Generation with Semantic Aggregation and Hierarchical Retrieval,” arXiv</w:t>
      </w:r>
      <w:proofErr w:type="gramStart"/>
      <w:r>
        <w:t>:2508.10391</w:t>
      </w:r>
      <w:proofErr w:type="gramEnd"/>
      <w:r>
        <w:t>, 2025.</w:t>
      </w:r>
    </w:p>
    <w:p w:rsidR="00E621FE" w:rsidRDefault="00ED617F">
      <w:pPr>
        <w:spacing w:after="60"/>
        <w:jc w:val="both"/>
      </w:pPr>
      <w:r>
        <w:t>[10] T. Ni et al., “</w:t>
      </w:r>
      <w:proofErr w:type="spellStart"/>
      <w:r>
        <w:t>StepChain</w:t>
      </w:r>
      <w:proofErr w:type="spellEnd"/>
      <w:r>
        <w:t xml:space="preserve"> </w:t>
      </w:r>
      <w:proofErr w:type="spellStart"/>
      <w:r>
        <w:t>GraphRAG</w:t>
      </w:r>
      <w:proofErr w:type="spellEnd"/>
      <w:r>
        <w:t>: Reasoning Over Knowledge Graphs for Multi-Hop Question Answering,” arXiv</w:t>
      </w:r>
      <w:proofErr w:type="gramStart"/>
      <w:r>
        <w:t>:2510.02827</w:t>
      </w:r>
      <w:proofErr w:type="gramEnd"/>
      <w:r>
        <w:t>, 2025.</w:t>
      </w:r>
    </w:p>
    <w:p w:rsidR="00E621FE" w:rsidRDefault="00ED617F">
      <w:pPr>
        <w:spacing w:after="60"/>
        <w:jc w:val="both"/>
      </w:pPr>
      <w:r>
        <w:t>[11] Y. Chen et al., “A Survey on Collaborative Mechanisms Between Large and Small Language Models,” arXiv</w:t>
      </w:r>
      <w:proofErr w:type="gramStart"/>
      <w:r>
        <w:t>:2505.07460</w:t>
      </w:r>
      <w:proofErr w:type="gramEnd"/>
      <w:r>
        <w:t>, 2025.</w:t>
      </w:r>
    </w:p>
    <w:p w:rsidR="00E621FE" w:rsidRDefault="00ED617F">
      <w:pPr>
        <w:spacing w:after="60"/>
        <w:jc w:val="both"/>
      </w:pPr>
      <w:r>
        <w:t xml:space="preserve">[12] D. Jin et al., “What Disease Does This Patient Have? </w:t>
      </w:r>
      <w:proofErr w:type="gramStart"/>
      <w:r>
        <w:t>A Large-Scale Open Domain QA Dataset from Medical Exams,” Applied Science</w:t>
      </w:r>
      <w:r>
        <w:t>s, 2021.</w:t>
      </w:r>
      <w:proofErr w:type="gramEnd"/>
    </w:p>
    <w:sectPr w:rsidR="00E621FE" w:rsidSect="00D214F6">
      <w:type w:val="continuous"/>
      <w:pgSz w:w="12240" w:h="15840"/>
      <w:pgMar w:top="1080" w:right="1080" w:bottom="1080" w:left="1080" w:header="708" w:footer="708" w:gutter="0"/>
      <w:cols w:num="2"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JF" w:date="2026-06-28T11:51:00Z" w:initials="JF">
    <w:p w:rsidR="0021124E" w:rsidRDefault="0021124E">
      <w:pPr>
        <w:pStyle w:val="CommentText"/>
      </w:pPr>
      <w:r>
        <w:rPr>
          <w:rStyle w:val="CommentReference"/>
        </w:rPr>
        <w:annotationRef/>
      </w:r>
      <w:r>
        <w:t>Please change the re</w:t>
      </w:r>
      <w:r w:rsidR="000B772F">
        <w:t xml:space="preserve">search question in Yellow into a hypothesis format as follows “Providing clinicians with LLM outputs augmented by both real-time evidence retrieval and structured chain-of-thought logic will lead to greater diagnostic accuracy and better calibration of clinical confidence than using </w:t>
      </w:r>
      <w:proofErr w:type="spellStart"/>
      <w:r w:rsidR="000B772F">
        <w:t>unaugmented</w:t>
      </w:r>
      <w:proofErr w:type="spellEnd"/>
      <w:r w:rsidR="000B772F">
        <w:t xml:space="preserve"> LLMs”</w:t>
      </w:r>
    </w:p>
  </w:comment>
  <w:comment w:id="3" w:author="JF" w:date="2026-06-28T11:51:00Z" w:initials="JF">
    <w:p w:rsidR="000B772F" w:rsidRDefault="000B772F">
      <w:pPr>
        <w:pStyle w:val="CommentText"/>
      </w:pPr>
      <w:r>
        <w:rPr>
          <w:rStyle w:val="CommentReference"/>
        </w:rPr>
        <w:annotationRef/>
      </w:r>
      <w:r>
        <w:t xml:space="preserve">Please also hint that answering this hypothesis will require answering three sub-hypotheses: </w:t>
      </w:r>
      <w:r w:rsidRPr="00B02F39">
        <w:rPr>
          <w:b/>
          <w:bCs/>
        </w:rPr>
        <w:t>(1)</w:t>
      </w:r>
      <w:r>
        <w:t xml:space="preserve"> </w:t>
      </w:r>
      <w:r w:rsidRPr="000B772F">
        <w:rPr>
          <w:b/>
          <w:bCs/>
        </w:rPr>
        <w:t xml:space="preserve">The Comparative Efficacy Hypothesis (RAG vs. Baseline) </w:t>
      </w:r>
      <w:r>
        <w:t xml:space="preserve">which can be phrased as follows: "Implementing a Retrieval-Augmented Generation (RAG) framework, integrated with a dynamic medical </w:t>
      </w:r>
      <w:proofErr w:type="spellStart"/>
      <w:r>
        <w:t>ontology</w:t>
      </w:r>
      <w:proofErr w:type="spellEnd"/>
      <w:r>
        <w:t xml:space="preserve">, will yield statistically significant improvements in the </w:t>
      </w:r>
      <w:r w:rsidRPr="003B5901">
        <w:rPr>
          <w:rStyle w:val="Strong"/>
          <w:rFonts w:ascii="Arial" w:hAnsi="Arial" w:cs="Arial"/>
          <w:b w:val="0"/>
          <w:bCs w:val="0"/>
          <w:sz w:val="8"/>
          <w:szCs w:val="8"/>
        </w:rPr>
        <w:t>structural precision</w:t>
      </w:r>
      <w:r>
        <w:t xml:space="preserve"> (measured by logical coherence scores) and </w:t>
      </w:r>
      <w:r w:rsidRPr="003B5901">
        <w:rPr>
          <w:rStyle w:val="Strong"/>
          <w:rFonts w:ascii="Arial" w:hAnsi="Arial" w:cs="Arial"/>
          <w:b w:val="0"/>
          <w:bCs w:val="0"/>
          <w:sz w:val="8"/>
          <w:szCs w:val="8"/>
        </w:rPr>
        <w:t>clinical accuracy</w:t>
      </w:r>
      <w:r>
        <w:t xml:space="preserve"> of Large Language Model (LLM) responses, compared to baseline zero-shot models.", (2) </w:t>
      </w:r>
      <w:r w:rsidR="003B5901" w:rsidRPr="003B5901">
        <w:rPr>
          <w:b/>
          <w:bCs/>
        </w:rPr>
        <w:t>The Uncertainty-Awareness Hypothesis (Calibration)</w:t>
      </w:r>
      <w:r w:rsidR="003B5901">
        <w:t xml:space="preserve"> which can be phrased as follows: "Augmenting an LLM with a probabilistic uncertainty-quantification layer will increase the proportion of </w:t>
      </w:r>
      <w:r w:rsidR="003B5901" w:rsidRPr="003B5901">
        <w:rPr>
          <w:rStyle w:val="Strong"/>
          <w:rFonts w:ascii="Arial" w:hAnsi="Arial" w:cs="Arial"/>
          <w:b w:val="0"/>
          <w:bCs w:val="0"/>
          <w:sz w:val="8"/>
          <w:szCs w:val="8"/>
        </w:rPr>
        <w:t>uncertainty-aware</w:t>
      </w:r>
      <w:r w:rsidR="003B5901">
        <w:t xml:space="preserve"> clinical outputs (measured by physician confidence ratings and calibrated confidence intervals), without compromising the factual correctness of the primary diagnosis.", and (3) </w:t>
      </w:r>
      <w:r w:rsidR="003B5901" w:rsidRPr="00B02F39">
        <w:rPr>
          <w:b/>
          <w:bCs/>
        </w:rPr>
        <w:t>The Temporal-Relevance Hypothesis (Knowledge Currency</w:t>
      </w:r>
      <w:r w:rsidR="003B5901">
        <w:t xml:space="preserve">) which can be phrased as follows: </w:t>
      </w:r>
      <w:r w:rsidR="00B02F39">
        <w:t xml:space="preserve">Providing clinicians with LLM outputs augmented by both real-time evidence retrieval and structured chain-of-thought logic will lead to greater diagnostic accuracy and better calibration of clinical confidence than using </w:t>
      </w:r>
      <w:proofErr w:type="spellStart"/>
      <w:r w:rsidR="00B02F39">
        <w:t>unaugmented</w:t>
      </w:r>
      <w:proofErr w:type="spellEnd"/>
      <w:r w:rsidR="00B02F39">
        <w:t xml:space="preserve"> LLMs."</w:t>
      </w:r>
    </w:p>
  </w:comment>
  <w:comment w:id="20" w:author="JF" w:date="2026-06-28T11:51:00Z" w:initials="JF">
    <w:p w:rsidR="000050AC" w:rsidRDefault="000050AC">
      <w:pPr>
        <w:pStyle w:val="CommentText"/>
      </w:pPr>
      <w:r>
        <w:rPr>
          <w:rStyle w:val="CommentReference"/>
        </w:rPr>
        <w:annotationRef/>
      </w:r>
      <w:r>
        <w:t>You need a reference to backup this claim?</w:t>
      </w:r>
    </w:p>
  </w:comment>
  <w:comment w:id="50" w:author="JF" w:date="2026-06-28T11:51:00Z" w:initials="JF">
    <w:p w:rsidR="000050AC" w:rsidRDefault="000050AC">
      <w:pPr>
        <w:pStyle w:val="CommentText"/>
      </w:pPr>
      <w:r>
        <w:rPr>
          <w:rStyle w:val="CommentReference"/>
        </w:rPr>
        <w:annotationRef/>
      </w:r>
      <w:r>
        <w:t xml:space="preserve">I suggest to re-write the paragraphs </w:t>
      </w:r>
      <w:r w:rsidR="00FC73DF">
        <w:t>marked</w:t>
      </w:r>
      <w:r>
        <w:t xml:space="preserve"> blue to answer the three sub-hypotheses </w:t>
      </w:r>
      <w:r w:rsidR="00FC73DF">
        <w:t>as the current research points from scholarly publications</w:t>
      </w:r>
    </w:p>
  </w:comment>
  <w:comment w:id="66" w:author="JF" w:date="2026-06-28T11:51:00Z" w:initials="JF">
    <w:p w:rsidR="00FC73DF" w:rsidRDefault="00FC73DF">
      <w:pPr>
        <w:pStyle w:val="CommentText"/>
      </w:pPr>
      <w:r>
        <w:rPr>
          <w:rStyle w:val="CommentReference"/>
        </w:rPr>
        <w:annotationRef/>
      </w:r>
      <w:r>
        <w:t>I suggest to re-write the paragraph in green so it will reflect your own research position to answer the three sub hypotheses. You may present it a table to plan solving these hypotheses. Please note that you cannot answer hypotheses by raising other research questions like RQ1, RQ2 and RQ3.</w:t>
      </w:r>
    </w:p>
  </w:comment>
  <w:comment w:id="94" w:author="JF" w:date="2026-06-28T11:58:00Z" w:initials="JF">
    <w:p w:rsidR="00E3462D" w:rsidRDefault="00E3462D">
      <w:pPr>
        <w:pStyle w:val="CommentText"/>
      </w:pPr>
      <w:r>
        <w:rPr>
          <w:rStyle w:val="CommentReference"/>
        </w:rPr>
        <w:annotationRef/>
      </w:r>
      <w:r w:rsidR="00C645B8">
        <w:t xml:space="preserve">Please choose a good </w:t>
      </w:r>
      <w:proofErr w:type="spellStart"/>
      <w:r w:rsidR="00C645B8">
        <w:t>mindmapping</w:t>
      </w:r>
      <w:proofErr w:type="spellEnd"/>
      <w:r w:rsidR="00C645B8">
        <w:t xml:space="preserve"> online tool for drawing the </w:t>
      </w:r>
      <w:proofErr w:type="spellStart"/>
      <w:r w:rsidR="00C645B8">
        <w:t>mindmap</w:t>
      </w:r>
      <w:proofErr w:type="spellEnd"/>
      <w:r w:rsidR="00C645B8">
        <w:t xml:space="preserve"> of your literature review. You may read the following post:</w:t>
      </w:r>
    </w:p>
    <w:p w:rsidR="00C645B8" w:rsidRDefault="00C645B8">
      <w:pPr>
        <w:pStyle w:val="CommentText"/>
      </w:pPr>
      <w:hyperlink r:id="rId1" w:history="1">
        <w:r w:rsidRPr="00325379">
          <w:rPr>
            <w:rStyle w:val="Hyperlink"/>
          </w:rPr>
          <w:t>https://zapier.com/blog/best-mind-mapping-software/</w:t>
        </w:r>
      </w:hyperlink>
    </w:p>
    <w:p w:rsidR="00C645B8" w:rsidRDefault="00C645B8">
      <w:pPr>
        <w:pStyle w:val="CommentText"/>
      </w:pPr>
    </w:p>
    <w:p w:rsidR="00C645B8" w:rsidRDefault="00C645B8">
      <w:pPr>
        <w:pStyle w:val="CommentText"/>
      </w:pPr>
      <w:r>
        <w:t xml:space="preserve">Indeed you can list the items A-E at your </w:t>
      </w:r>
      <w:proofErr w:type="spellStart"/>
      <w:r>
        <w:t>mindmap</w:t>
      </w:r>
      <w:proofErr w:type="spellEnd"/>
      <w:r>
        <w:t xml:space="preserve"> and later you explain every item and their findings in a separate section. It is important that you point clearly what each point answer what sub hypothesis? </w:t>
      </w:r>
    </w:p>
    <w:p w:rsidR="00E3462D" w:rsidRDefault="00E3462D">
      <w:pPr>
        <w:pStyle w:val="CommentText"/>
      </w:pPr>
    </w:p>
  </w:comment>
  <w:comment w:id="97" w:author="JF" w:date="2026-06-28T12:01:00Z" w:initials="JF">
    <w:p w:rsidR="00C645B8" w:rsidRDefault="00C645B8">
      <w:pPr>
        <w:pStyle w:val="CommentText"/>
      </w:pPr>
      <w:r>
        <w:rPr>
          <w:rStyle w:val="CommentReference"/>
        </w:rPr>
        <w:annotationRef/>
      </w:r>
      <w:r>
        <w:t xml:space="preserve">Please rewrite this paragraph so it will summarizes the </w:t>
      </w:r>
      <w:proofErr w:type="spellStart"/>
      <w:r>
        <w:t>prose</w:t>
      </w:r>
      <w:proofErr w:type="spellEnd"/>
      <w:r>
        <w:t xml:space="preserve"> and cons of these approaches and points to any </w:t>
      </w:r>
      <w:proofErr w:type="spellStart"/>
      <w:r>
        <w:t>hybriding</w:t>
      </w:r>
      <w:proofErr w:type="spellEnd"/>
      <w:r>
        <w:t xml:space="preserve"> strategy that may solve the three sub hypotheses</w:t>
      </w:r>
      <w:r w:rsidR="00D873D3">
        <w:t xml:space="preserve"> that you raised.</w:t>
      </w:r>
      <w:r>
        <w:t xml:space="preserve"> </w:t>
      </w:r>
    </w:p>
  </w:comment>
  <w:comment w:id="104" w:author="JF" w:date="2026-06-28T12:06:00Z" w:initials="JF">
    <w:p w:rsidR="00D873D3" w:rsidRDefault="00D873D3">
      <w:pPr>
        <w:pStyle w:val="CommentText"/>
      </w:pPr>
      <w:r>
        <w:rPr>
          <w:rStyle w:val="CommentReference"/>
        </w:rPr>
        <w:annotationRef/>
      </w:r>
      <w:r>
        <w:t>I suggest explaining your research methodology using one paragraph that refer to a block diagram of the components and the follow of data between these components. You need to use good drawing tools like Google Drawing.</w:t>
      </w:r>
    </w:p>
  </w:comment>
  <w:comment w:id="182" w:author="JF" w:date="2026-06-28T12:13:00Z" w:initials="JF">
    <w:p w:rsidR="00D873D3" w:rsidRDefault="00D873D3">
      <w:pPr>
        <w:pStyle w:val="CommentText"/>
      </w:pPr>
      <w:r>
        <w:rPr>
          <w:rStyle w:val="CommentReference"/>
        </w:rPr>
        <w:annotationRef/>
      </w:r>
      <w:r>
        <w:t xml:space="preserve">This section </w:t>
      </w:r>
      <w:proofErr w:type="spellStart"/>
      <w:r>
        <w:t>eed</w:t>
      </w:r>
      <w:proofErr w:type="spellEnd"/>
      <w:r>
        <w:t xml:space="preserve"> to be part of the research methodology, and you need to integrate it with it. Please note that a methodology is a system with static and dynamic components. The static components and the flow can be described with a block diagram but the dynamics need to be expressed as algorithms using Latex format. Please include the Latex of the algorithms suggested for the methods. Please use online latex editor like </w:t>
      </w:r>
      <w:hyperlink r:id="rId2" w:history="1">
        <w:r w:rsidRPr="00325379">
          <w:rPr>
            <w:rStyle w:val="Hyperlink"/>
          </w:rPr>
          <w:t>https://www.overleaf.com</w:t>
        </w:r>
      </w:hyperlink>
      <w:r>
        <w:t xml:space="preserve"> and save the Latex codes and compiled PDFs.</w:t>
      </w:r>
    </w:p>
  </w:comment>
  <w:comment w:id="244" w:author="JF" w:date="2026-06-28T12:53:00Z" w:initials="JF">
    <w:p w:rsidR="00E1716E" w:rsidRDefault="00E1716E">
      <w:pPr>
        <w:pStyle w:val="CommentText"/>
      </w:pPr>
      <w:r>
        <w:rPr>
          <w:rStyle w:val="CommentReference"/>
        </w:rPr>
        <w:annotationRef/>
      </w:r>
      <w:r>
        <w:t>You need to start explaining your experimentations in a paragraph before listing Table 1. Many questions can be raised to make this section more fruitful:</w:t>
      </w:r>
    </w:p>
    <w:p w:rsidR="00E1716E" w:rsidRDefault="00E1716E" w:rsidP="00E1716E">
      <w:pPr>
        <w:pStyle w:val="CommentText"/>
        <w:numPr>
          <w:ilvl w:val="0"/>
          <w:numId w:val="2"/>
        </w:numPr>
      </w:pPr>
      <w:r>
        <w:t>What are the 20-Sample Test Cases? Do you have a reference for them</w:t>
      </w:r>
      <w:r w:rsidR="0083495B">
        <w:t xml:space="preserve"> (e.g. a </w:t>
      </w:r>
      <w:proofErr w:type="spellStart"/>
      <w:r w:rsidR="0083495B">
        <w:t>Github</w:t>
      </w:r>
      <w:proofErr w:type="spellEnd"/>
      <w:r w:rsidR="0083495B">
        <w:t xml:space="preserve"> Link or URL)</w:t>
      </w:r>
      <w:r>
        <w:t>?</w:t>
      </w:r>
    </w:p>
    <w:p w:rsidR="00E1716E" w:rsidRDefault="00E1716E" w:rsidP="00E1716E">
      <w:pPr>
        <w:pStyle w:val="CommentText"/>
        <w:numPr>
          <w:ilvl w:val="0"/>
          <w:numId w:val="2"/>
        </w:numPr>
      </w:pPr>
      <w:r>
        <w:t xml:space="preserve">Do other researchers </w:t>
      </w:r>
      <w:r w:rsidR="00597A25">
        <w:t>use</w:t>
      </w:r>
      <w:r>
        <w:t xml:space="preserve"> the same 20-Samples?</w:t>
      </w:r>
    </w:p>
    <w:p w:rsidR="00E1716E" w:rsidRDefault="00E1716E" w:rsidP="00E1716E">
      <w:pPr>
        <w:pStyle w:val="CommentText"/>
        <w:numPr>
          <w:ilvl w:val="0"/>
          <w:numId w:val="2"/>
        </w:numPr>
      </w:pPr>
      <w:r>
        <w:t xml:space="preserve">How the performance gained </w:t>
      </w:r>
      <w:r w:rsidR="0083495B">
        <w:t>compared to the approaches surveyed at the related research section?</w:t>
      </w:r>
      <w:r w:rsidR="00597A25">
        <w:t xml:space="preserve"> Or to other researchers who used the same 20 test cases?</w:t>
      </w:r>
    </w:p>
    <w:p w:rsidR="0083495B" w:rsidRDefault="00597A25" w:rsidP="00E1716E">
      <w:pPr>
        <w:pStyle w:val="CommentText"/>
        <w:numPr>
          <w:ilvl w:val="0"/>
          <w:numId w:val="2"/>
        </w:numPr>
      </w:pPr>
      <w:r>
        <w:t xml:space="preserve"> Accuracy my work with LLM only but any RAG requires additional measures including RAG systems are tested at two core stages: </w:t>
      </w:r>
      <w:r>
        <w:rPr>
          <w:rStyle w:val="Strong"/>
          <w:rFonts w:ascii="Arial" w:hAnsi="Arial" w:cs="Arial"/>
          <w:sz w:val="8"/>
          <w:szCs w:val="8"/>
        </w:rPr>
        <w:t>Retrieval</w:t>
      </w:r>
      <w:r>
        <w:t xml:space="preserve"> (finding the correct information) and </w:t>
      </w:r>
      <w:r>
        <w:rPr>
          <w:rStyle w:val="Strong"/>
          <w:rFonts w:ascii="Arial" w:hAnsi="Arial" w:cs="Arial"/>
          <w:sz w:val="8"/>
          <w:szCs w:val="8"/>
        </w:rPr>
        <w:t>Generation</w:t>
      </w:r>
      <w:r>
        <w:t xml:space="preserve"> (drafting the answer).</w:t>
      </w:r>
    </w:p>
    <w:p w:rsidR="00ED617F" w:rsidRDefault="00ED617F" w:rsidP="00E1716E">
      <w:pPr>
        <w:pStyle w:val="CommentText"/>
        <w:numPr>
          <w:ilvl w:val="0"/>
          <w:numId w:val="2"/>
        </w:numPr>
      </w:pPr>
      <w:r>
        <w:t xml:space="preserve"> Did you use any framework for evaluation like: Ragas, </w:t>
      </w:r>
      <w:proofErr w:type="spellStart"/>
      <w:r>
        <w:t>DeepEval</w:t>
      </w:r>
      <w:proofErr w:type="spellEnd"/>
      <w:r>
        <w:t xml:space="preserve"> or </w:t>
      </w:r>
      <w:proofErr w:type="spellStart"/>
      <w:r>
        <w:t>Langfuse</w:t>
      </w:r>
      <w:proofErr w:type="spellEnd"/>
      <w:r>
        <w:t xml:space="preserve"> &amp; </w:t>
      </w:r>
      <w:proofErr w:type="spellStart"/>
      <w:proofErr w:type="gramStart"/>
      <w:r>
        <w:t>LangChain</w:t>
      </w:r>
      <w:proofErr w:type="spellEnd"/>
      <w:r>
        <w:t>.</w:t>
      </w:r>
      <w:proofErr w:type="gramEnd"/>
      <w:r>
        <w:t xml:space="preserve"> If you did not use them, </w:t>
      </w:r>
      <w:proofErr w:type="gramStart"/>
      <w:r>
        <w:t>them</w:t>
      </w:r>
      <w:proofErr w:type="gramEnd"/>
      <w:r>
        <w:t xml:space="preserve"> please use them.</w:t>
      </w:r>
    </w:p>
    <w:p w:rsidR="00597A25" w:rsidRDefault="00597A25" w:rsidP="00597A25">
      <w:pPr>
        <w:pStyle w:val="CommentText"/>
      </w:pPr>
    </w:p>
    <w:p w:rsidR="00E1716E" w:rsidRDefault="00E1716E">
      <w:pPr>
        <w:pStyle w:val="CommentText"/>
      </w:pPr>
    </w:p>
  </w:comment>
  <w:comment w:id="245" w:author="JF" w:date="2026-06-28T12:56:00Z" w:initials="JF">
    <w:p w:rsidR="00ED617F" w:rsidRDefault="00ED617F">
      <w:pPr>
        <w:pStyle w:val="CommentText"/>
      </w:pPr>
      <w:r>
        <w:rPr>
          <w:rStyle w:val="CommentReference"/>
        </w:rPr>
        <w:annotationRef/>
      </w:r>
      <w:r>
        <w:t xml:space="preserve">Most of the references </w:t>
      </w:r>
      <w:proofErr w:type="spellStart"/>
      <w:r>
        <w:t>ar</w:t>
      </w:r>
      <w:proofErr w:type="spellEnd"/>
      <w:r>
        <w:t xml:space="preserve"> from Pre-Prints what are not a formal publication. Find better references if possible. Moreover, please list the full citation as displayed by </w:t>
      </w:r>
      <w:proofErr w:type="spellStart"/>
      <w:r>
        <w:t>google</w:t>
      </w:r>
      <w:proofErr w:type="spellEnd"/>
      <w:r>
        <w:t xml:space="preserve"> Scholar.</w:t>
      </w:r>
    </w:p>
  </w:comment>
  <w:comment w:id="246" w:author="JF" w:date="2026-06-28T12:55:00Z" w:initials="JF">
    <w:p w:rsidR="00ED617F" w:rsidRDefault="00ED617F">
      <w:pPr>
        <w:pStyle w:val="CommentText"/>
      </w:pPr>
      <w:r>
        <w:rPr>
          <w:rStyle w:val="CommentReference"/>
        </w:rPr>
        <w:annotationRef/>
      </w:r>
      <w:r>
        <w:t>Please do not use et. Al at all and list the full authors as displayed by Google Scholar.</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33362"/>
    <w:multiLevelType w:val="hybridMultilevel"/>
    <w:tmpl w:val="DE0CF4E2"/>
    <w:lvl w:ilvl="0" w:tplc="3F3661CE">
      <w:start w:val="1"/>
      <w:numFmt w:val="bullet"/>
      <w:lvlText w:val="●"/>
      <w:lvlJc w:val="left"/>
      <w:pPr>
        <w:ind w:left="720" w:hanging="360"/>
      </w:pPr>
    </w:lvl>
    <w:lvl w:ilvl="1" w:tplc="91E6CD5E">
      <w:start w:val="1"/>
      <w:numFmt w:val="bullet"/>
      <w:lvlText w:val="○"/>
      <w:lvlJc w:val="left"/>
      <w:pPr>
        <w:ind w:left="1440" w:hanging="360"/>
      </w:pPr>
    </w:lvl>
    <w:lvl w:ilvl="2" w:tplc="466AA6AC">
      <w:start w:val="1"/>
      <w:numFmt w:val="bullet"/>
      <w:lvlText w:val="■"/>
      <w:lvlJc w:val="left"/>
      <w:pPr>
        <w:ind w:left="2160" w:hanging="360"/>
      </w:pPr>
    </w:lvl>
    <w:lvl w:ilvl="3" w:tplc="A1BAFF6E">
      <w:start w:val="1"/>
      <w:numFmt w:val="bullet"/>
      <w:lvlText w:val="●"/>
      <w:lvlJc w:val="left"/>
      <w:pPr>
        <w:ind w:left="2880" w:hanging="360"/>
      </w:pPr>
    </w:lvl>
    <w:lvl w:ilvl="4" w:tplc="B7FCB288">
      <w:start w:val="1"/>
      <w:numFmt w:val="bullet"/>
      <w:lvlText w:val="○"/>
      <w:lvlJc w:val="left"/>
      <w:pPr>
        <w:ind w:left="3600" w:hanging="360"/>
      </w:pPr>
    </w:lvl>
    <w:lvl w:ilvl="5" w:tplc="A4BEA4AC">
      <w:start w:val="1"/>
      <w:numFmt w:val="bullet"/>
      <w:lvlText w:val="■"/>
      <w:lvlJc w:val="left"/>
      <w:pPr>
        <w:ind w:left="4320" w:hanging="360"/>
      </w:pPr>
    </w:lvl>
    <w:lvl w:ilvl="6" w:tplc="D988DB4E">
      <w:start w:val="1"/>
      <w:numFmt w:val="bullet"/>
      <w:lvlText w:val="●"/>
      <w:lvlJc w:val="left"/>
      <w:pPr>
        <w:ind w:left="5040" w:hanging="360"/>
      </w:pPr>
    </w:lvl>
    <w:lvl w:ilvl="7" w:tplc="DF149234">
      <w:start w:val="1"/>
      <w:numFmt w:val="bullet"/>
      <w:lvlText w:val="●"/>
      <w:lvlJc w:val="left"/>
      <w:pPr>
        <w:ind w:left="5760" w:hanging="360"/>
      </w:pPr>
    </w:lvl>
    <w:lvl w:ilvl="8" w:tplc="65C8475E">
      <w:start w:val="1"/>
      <w:numFmt w:val="bullet"/>
      <w:lvlText w:val="●"/>
      <w:lvlJc w:val="left"/>
      <w:pPr>
        <w:ind w:left="6480" w:hanging="360"/>
      </w:pPr>
    </w:lvl>
  </w:abstractNum>
  <w:abstractNum w:abstractNumId="1">
    <w:nsid w:val="34777E4D"/>
    <w:multiLevelType w:val="hybridMultilevel"/>
    <w:tmpl w:val="8EEEB6C0"/>
    <w:lvl w:ilvl="0" w:tplc="2A848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trackRevisions/>
  <w:defaultTabStop w:val="720"/>
  <w:characterSpacingControl w:val="doNotCompress"/>
  <w:savePreviewPicture/>
  <w:compat/>
  <w:rsids>
    <w:rsidRoot w:val="00E621FE"/>
    <w:rsid w:val="000050AC"/>
    <w:rsid w:val="000B772F"/>
    <w:rsid w:val="0021124E"/>
    <w:rsid w:val="003B5901"/>
    <w:rsid w:val="00425C62"/>
    <w:rsid w:val="00590532"/>
    <w:rsid w:val="00597A25"/>
    <w:rsid w:val="00830F0C"/>
    <w:rsid w:val="0083495B"/>
    <w:rsid w:val="00896AC0"/>
    <w:rsid w:val="00B02F39"/>
    <w:rsid w:val="00C645B8"/>
    <w:rsid w:val="00D214F6"/>
    <w:rsid w:val="00D873D3"/>
    <w:rsid w:val="00E1716E"/>
    <w:rsid w:val="00E3462D"/>
    <w:rsid w:val="00E621FE"/>
    <w:rsid w:val="00EA7F07"/>
    <w:rsid w:val="00ED617F"/>
    <w:rsid w:val="00F445A6"/>
    <w:rsid w:val="00FA5C04"/>
    <w:rsid w:val="00FC73D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4F6"/>
  </w:style>
  <w:style w:type="paragraph" w:styleId="Heading1">
    <w:name w:val="heading 1"/>
    <w:uiPriority w:val="9"/>
    <w:qFormat/>
    <w:rsid w:val="00D214F6"/>
    <w:pPr>
      <w:outlineLvl w:val="0"/>
    </w:pPr>
    <w:rPr>
      <w:color w:val="2E74B5"/>
      <w:sz w:val="32"/>
      <w:szCs w:val="32"/>
    </w:rPr>
  </w:style>
  <w:style w:type="paragraph" w:styleId="Heading2">
    <w:name w:val="heading 2"/>
    <w:uiPriority w:val="9"/>
    <w:semiHidden/>
    <w:unhideWhenUsed/>
    <w:qFormat/>
    <w:rsid w:val="00D214F6"/>
    <w:pPr>
      <w:outlineLvl w:val="1"/>
    </w:pPr>
    <w:rPr>
      <w:color w:val="2E74B5"/>
      <w:sz w:val="26"/>
      <w:szCs w:val="26"/>
    </w:rPr>
  </w:style>
  <w:style w:type="paragraph" w:styleId="Heading3">
    <w:name w:val="heading 3"/>
    <w:uiPriority w:val="9"/>
    <w:semiHidden/>
    <w:unhideWhenUsed/>
    <w:qFormat/>
    <w:rsid w:val="00D214F6"/>
    <w:pPr>
      <w:outlineLvl w:val="2"/>
    </w:pPr>
    <w:rPr>
      <w:color w:val="1F4D78"/>
      <w:sz w:val="24"/>
      <w:szCs w:val="24"/>
    </w:rPr>
  </w:style>
  <w:style w:type="paragraph" w:styleId="Heading4">
    <w:name w:val="heading 4"/>
    <w:uiPriority w:val="9"/>
    <w:semiHidden/>
    <w:unhideWhenUsed/>
    <w:qFormat/>
    <w:rsid w:val="00D214F6"/>
    <w:pPr>
      <w:outlineLvl w:val="3"/>
    </w:pPr>
    <w:rPr>
      <w:i/>
      <w:iCs/>
      <w:color w:val="2E74B5"/>
    </w:rPr>
  </w:style>
  <w:style w:type="paragraph" w:styleId="Heading5">
    <w:name w:val="heading 5"/>
    <w:uiPriority w:val="9"/>
    <w:semiHidden/>
    <w:unhideWhenUsed/>
    <w:qFormat/>
    <w:rsid w:val="00D214F6"/>
    <w:pPr>
      <w:outlineLvl w:val="4"/>
    </w:pPr>
    <w:rPr>
      <w:color w:val="2E74B5"/>
    </w:rPr>
  </w:style>
  <w:style w:type="paragraph" w:styleId="Heading6">
    <w:name w:val="heading 6"/>
    <w:uiPriority w:val="9"/>
    <w:semiHidden/>
    <w:unhideWhenUsed/>
    <w:qFormat/>
    <w:rsid w:val="00D214F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D214F6"/>
    <w:rPr>
      <w:sz w:val="56"/>
      <w:szCs w:val="56"/>
    </w:rPr>
  </w:style>
  <w:style w:type="paragraph" w:customStyle="1" w:styleId="Strong1">
    <w:name w:val="Strong1"/>
    <w:qFormat/>
    <w:rsid w:val="00D214F6"/>
    <w:rPr>
      <w:b/>
      <w:bCs/>
    </w:rPr>
  </w:style>
  <w:style w:type="paragraph" w:styleId="ListParagraph">
    <w:name w:val="List Paragraph"/>
    <w:qFormat/>
    <w:rsid w:val="00D214F6"/>
  </w:style>
  <w:style w:type="character" w:styleId="Hyperlink">
    <w:name w:val="Hyperlink"/>
    <w:uiPriority w:val="99"/>
    <w:unhideWhenUsed/>
    <w:rsid w:val="00D214F6"/>
    <w:rPr>
      <w:color w:val="0563C1"/>
      <w:u w:val="single"/>
    </w:rPr>
  </w:style>
  <w:style w:type="character" w:styleId="FootnoteReference">
    <w:name w:val="footnote reference"/>
    <w:uiPriority w:val="99"/>
    <w:semiHidden/>
    <w:unhideWhenUsed/>
    <w:rsid w:val="00D214F6"/>
    <w:rPr>
      <w:vertAlign w:val="superscript"/>
    </w:rPr>
  </w:style>
  <w:style w:type="paragraph" w:styleId="FootnoteText">
    <w:name w:val="footnote text"/>
    <w:link w:val="FootnoteTextChar"/>
    <w:uiPriority w:val="99"/>
    <w:semiHidden/>
    <w:unhideWhenUsed/>
    <w:rsid w:val="00D214F6"/>
  </w:style>
  <w:style w:type="character" w:customStyle="1" w:styleId="FootnoteTextChar">
    <w:name w:val="Footnote Text Char"/>
    <w:link w:val="FootnoteText"/>
    <w:uiPriority w:val="99"/>
    <w:semiHidden/>
    <w:unhideWhenUsed/>
    <w:rsid w:val="00D214F6"/>
    <w:rPr>
      <w:sz w:val="20"/>
      <w:szCs w:val="20"/>
    </w:rPr>
  </w:style>
  <w:style w:type="character" w:styleId="EndnoteReference">
    <w:name w:val="endnote reference"/>
    <w:uiPriority w:val="99"/>
    <w:semiHidden/>
    <w:unhideWhenUsed/>
    <w:rsid w:val="00D214F6"/>
    <w:rPr>
      <w:vertAlign w:val="superscript"/>
    </w:rPr>
  </w:style>
  <w:style w:type="paragraph" w:styleId="EndnoteText">
    <w:name w:val="endnote text"/>
    <w:link w:val="EndnoteTextChar"/>
    <w:uiPriority w:val="99"/>
    <w:semiHidden/>
    <w:unhideWhenUsed/>
    <w:rsid w:val="00D214F6"/>
  </w:style>
  <w:style w:type="character" w:customStyle="1" w:styleId="EndnoteTextChar">
    <w:name w:val="Endnote Text Char"/>
    <w:link w:val="EndnoteText"/>
    <w:uiPriority w:val="99"/>
    <w:semiHidden/>
    <w:unhideWhenUsed/>
    <w:rsid w:val="00D214F6"/>
    <w:rPr>
      <w:sz w:val="20"/>
      <w:szCs w:val="20"/>
    </w:rPr>
  </w:style>
  <w:style w:type="character" w:styleId="CommentReference">
    <w:name w:val="annotation reference"/>
    <w:basedOn w:val="DefaultParagraphFont"/>
    <w:uiPriority w:val="99"/>
    <w:semiHidden/>
    <w:unhideWhenUsed/>
    <w:rsid w:val="0021124E"/>
    <w:rPr>
      <w:sz w:val="16"/>
      <w:szCs w:val="16"/>
    </w:rPr>
  </w:style>
  <w:style w:type="paragraph" w:styleId="CommentText">
    <w:name w:val="annotation text"/>
    <w:basedOn w:val="Normal"/>
    <w:link w:val="CommentTextChar"/>
    <w:uiPriority w:val="99"/>
    <w:semiHidden/>
    <w:unhideWhenUsed/>
    <w:rsid w:val="0021124E"/>
  </w:style>
  <w:style w:type="character" w:customStyle="1" w:styleId="CommentTextChar">
    <w:name w:val="Comment Text Char"/>
    <w:basedOn w:val="DefaultParagraphFont"/>
    <w:link w:val="CommentText"/>
    <w:uiPriority w:val="99"/>
    <w:semiHidden/>
    <w:rsid w:val="0021124E"/>
  </w:style>
  <w:style w:type="paragraph" w:styleId="CommentSubject">
    <w:name w:val="annotation subject"/>
    <w:basedOn w:val="CommentText"/>
    <w:next w:val="CommentText"/>
    <w:link w:val="CommentSubjectChar"/>
    <w:uiPriority w:val="99"/>
    <w:semiHidden/>
    <w:unhideWhenUsed/>
    <w:rsid w:val="0021124E"/>
    <w:rPr>
      <w:b/>
      <w:bCs/>
    </w:rPr>
  </w:style>
  <w:style w:type="character" w:customStyle="1" w:styleId="CommentSubjectChar">
    <w:name w:val="Comment Subject Char"/>
    <w:basedOn w:val="CommentTextChar"/>
    <w:link w:val="CommentSubject"/>
    <w:uiPriority w:val="99"/>
    <w:semiHidden/>
    <w:rsid w:val="0021124E"/>
    <w:rPr>
      <w:b/>
      <w:bCs/>
    </w:rPr>
  </w:style>
  <w:style w:type="paragraph" w:styleId="BalloonText">
    <w:name w:val="Balloon Text"/>
    <w:basedOn w:val="Normal"/>
    <w:link w:val="BalloonTextChar"/>
    <w:uiPriority w:val="99"/>
    <w:semiHidden/>
    <w:unhideWhenUsed/>
    <w:rsid w:val="0021124E"/>
    <w:rPr>
      <w:rFonts w:ascii="Tahoma" w:hAnsi="Tahoma" w:cs="Tahoma"/>
      <w:sz w:val="16"/>
      <w:szCs w:val="16"/>
    </w:rPr>
  </w:style>
  <w:style w:type="character" w:customStyle="1" w:styleId="BalloonTextChar">
    <w:name w:val="Balloon Text Char"/>
    <w:basedOn w:val="DefaultParagraphFont"/>
    <w:link w:val="BalloonText"/>
    <w:uiPriority w:val="99"/>
    <w:semiHidden/>
    <w:rsid w:val="0021124E"/>
    <w:rPr>
      <w:rFonts w:ascii="Tahoma" w:hAnsi="Tahoma" w:cs="Tahoma"/>
      <w:sz w:val="16"/>
      <w:szCs w:val="16"/>
    </w:rPr>
  </w:style>
  <w:style w:type="character" w:styleId="Strong">
    <w:name w:val="Strong"/>
    <w:basedOn w:val="DefaultParagraphFont"/>
    <w:uiPriority w:val="22"/>
    <w:qFormat/>
    <w:rsid w:val="000B772F"/>
    <w:rPr>
      <w:b/>
      <w:bCs/>
    </w:rPr>
  </w:style>
</w:styles>
</file>

<file path=word/webSettings.xml><?xml version="1.0" encoding="utf-8"?>
<w:webSettings xmlns:r="http://schemas.openxmlformats.org/officeDocument/2006/relationships" xmlns:w="http://schemas.openxmlformats.org/wordprocessingml/2006/main"/>
</file>

<file path=word/_rels/comments.xml.rels><?xml version="1.0" encoding="UTF-8" standalone="yes"?>
<Relationships xmlns="http://schemas.openxmlformats.org/package/2006/relationships"><Relationship Id="rId2" Type="http://schemas.openxmlformats.org/officeDocument/2006/relationships/hyperlink" Target="https://www.overleaf.com" TargetMode="External"/><Relationship Id="rId1" Type="http://schemas.openxmlformats.org/officeDocument/2006/relationships/hyperlink" Target="https://zapier.com/blog/best-mind-mapping-software/" TargetMode="External"/></Relationship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3817</Words>
  <Characters>21760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JF</cp:lastModifiedBy>
  <cp:revision>5</cp:revision>
  <dcterms:created xsi:type="dcterms:W3CDTF">2026-06-28T15:28:00Z</dcterms:created>
  <dcterms:modified xsi:type="dcterms:W3CDTF">2026-06-28T16:56:00Z</dcterms:modified>
</cp:coreProperties>
</file>